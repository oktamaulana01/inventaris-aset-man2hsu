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F4B17" w14:textId="130C85B9" w:rsidR="007B5D12" w:rsidRPr="00B50EF7" w:rsidRDefault="00C11E92" w:rsidP="00C11E92">
      <w:pPr>
        <w:spacing w:line="240" w:lineRule="auto"/>
        <w:jc w:val="center"/>
        <w:rPr>
          <w:rFonts w:cs="Times New Roman"/>
          <w:b/>
          <w:bCs/>
          <w:sz w:val="28"/>
          <w:szCs w:val="28"/>
        </w:rPr>
      </w:pPr>
      <w:r w:rsidRPr="00B50EF7">
        <w:rPr>
          <w:rFonts w:cs="Times New Roman"/>
          <w:b/>
          <w:bCs/>
          <w:sz w:val="28"/>
          <w:szCs w:val="28"/>
        </w:rPr>
        <w:t>PROPOSAL SKRIPSI</w:t>
      </w:r>
    </w:p>
    <w:p w14:paraId="26749C16" w14:textId="6FA62030" w:rsidR="00C11E92" w:rsidRPr="00B50EF7" w:rsidRDefault="00D11B56" w:rsidP="00C11E92">
      <w:pPr>
        <w:spacing w:line="240" w:lineRule="auto"/>
        <w:jc w:val="center"/>
        <w:rPr>
          <w:rFonts w:cs="Times New Roman"/>
          <w:b/>
          <w:bCs/>
          <w:sz w:val="28"/>
          <w:szCs w:val="28"/>
        </w:rPr>
      </w:pPr>
      <w:r w:rsidRPr="00B50EF7">
        <w:rPr>
          <w:rFonts w:cs="Times New Roman"/>
          <w:b/>
          <w:bCs/>
          <w:sz w:val="28"/>
          <w:szCs w:val="28"/>
        </w:rPr>
        <w:t>RANCANG BANGUN SISTEM INFORMASI INVENTARIS ASET SEKOLAH DILENGKAPI FITUR GENERATE QR CODE MENGGUNAKAN PHP DAN MYSQL DI MADRASAH ALIYAH NEGERI 2 HULU SUNGAI UTARA</w:t>
      </w:r>
    </w:p>
    <w:p w14:paraId="08859257" w14:textId="448ECC0F" w:rsidR="00C11E92" w:rsidRPr="00B50EF7" w:rsidRDefault="00C11E92" w:rsidP="00C11E92">
      <w:pPr>
        <w:spacing w:line="240" w:lineRule="auto"/>
        <w:jc w:val="center"/>
        <w:rPr>
          <w:rFonts w:cs="Times New Roman"/>
          <w:b/>
          <w:bCs/>
          <w:szCs w:val="24"/>
        </w:rPr>
      </w:pPr>
      <w:r w:rsidRPr="00B50EF7">
        <w:rPr>
          <w:rFonts w:cs="Times New Roman"/>
          <w:b/>
          <w:bCs/>
          <w:szCs w:val="24"/>
        </w:rPr>
        <w:t>Oleh :</w:t>
      </w:r>
    </w:p>
    <w:p w14:paraId="35373537" w14:textId="611A06A1" w:rsidR="00C11E92" w:rsidRPr="00B50EF7" w:rsidRDefault="00C11E92" w:rsidP="00BD1F4A">
      <w:pPr>
        <w:spacing w:after="0" w:line="240" w:lineRule="auto"/>
        <w:jc w:val="center"/>
        <w:rPr>
          <w:rFonts w:cs="Times New Roman"/>
          <w:b/>
          <w:bCs/>
          <w:szCs w:val="24"/>
        </w:rPr>
      </w:pPr>
      <w:r w:rsidRPr="00B50EF7">
        <w:rPr>
          <w:rFonts w:cs="Times New Roman"/>
          <w:b/>
          <w:bCs/>
          <w:szCs w:val="24"/>
        </w:rPr>
        <w:t>MUHAMMAD OKTA MAULANA</w:t>
      </w:r>
    </w:p>
    <w:p w14:paraId="3E7D36B7" w14:textId="5D09C698" w:rsidR="00C11E92" w:rsidRPr="00B50EF7" w:rsidRDefault="00C11E92" w:rsidP="00BD1F4A">
      <w:pPr>
        <w:spacing w:after="0" w:line="240" w:lineRule="auto"/>
        <w:jc w:val="center"/>
        <w:rPr>
          <w:rFonts w:cs="Times New Roman"/>
          <w:b/>
          <w:bCs/>
          <w:szCs w:val="24"/>
        </w:rPr>
      </w:pPr>
      <w:r w:rsidRPr="00B50EF7">
        <w:rPr>
          <w:rFonts w:cs="Times New Roman"/>
          <w:b/>
          <w:bCs/>
          <w:szCs w:val="24"/>
        </w:rPr>
        <w:t>NPM : 2210020039</w:t>
      </w:r>
    </w:p>
    <w:p w14:paraId="06ED05ED" w14:textId="6BC332F3" w:rsidR="00BD1F4A" w:rsidRPr="00B50EF7" w:rsidRDefault="00BD1F4A" w:rsidP="00BD1F4A">
      <w:pPr>
        <w:pStyle w:val="NormalWeb"/>
      </w:pPr>
      <w:r w:rsidRPr="00B50EF7">
        <w:rPr>
          <w:noProof/>
        </w:rPr>
        <w:drawing>
          <wp:anchor distT="0" distB="0" distL="114300" distR="114300" simplePos="0" relativeHeight="251658240" behindDoc="0" locked="0" layoutInCell="1" allowOverlap="1" wp14:anchorId="2DFABB37" wp14:editId="13EE8865">
            <wp:simplePos x="0" y="0"/>
            <wp:positionH relativeFrom="margin">
              <wp:align>center</wp:align>
            </wp:positionH>
            <wp:positionV relativeFrom="paragraph">
              <wp:posOffset>529590</wp:posOffset>
            </wp:positionV>
            <wp:extent cx="1800000" cy="1800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anchor>
        </w:drawing>
      </w:r>
    </w:p>
    <w:p w14:paraId="74B4E6A8" w14:textId="1C1A84E9" w:rsidR="00C11E92" w:rsidRPr="00B50EF7" w:rsidRDefault="00C11E92" w:rsidP="00C11E92">
      <w:pPr>
        <w:spacing w:line="240" w:lineRule="auto"/>
        <w:jc w:val="center"/>
        <w:rPr>
          <w:rFonts w:cs="Times New Roman"/>
          <w:b/>
          <w:bCs/>
          <w:szCs w:val="24"/>
        </w:rPr>
      </w:pPr>
    </w:p>
    <w:p w14:paraId="406998F0" w14:textId="2E1D152B" w:rsidR="00BD1F4A" w:rsidRPr="00B50EF7" w:rsidRDefault="00BD1F4A" w:rsidP="00C11E92">
      <w:pPr>
        <w:spacing w:line="240" w:lineRule="auto"/>
        <w:jc w:val="center"/>
        <w:rPr>
          <w:rFonts w:cs="Times New Roman"/>
          <w:b/>
          <w:bCs/>
          <w:szCs w:val="24"/>
        </w:rPr>
      </w:pPr>
    </w:p>
    <w:p w14:paraId="2CC1CE44" w14:textId="77777777" w:rsidR="00BD1F4A" w:rsidRPr="00B50EF7" w:rsidRDefault="00BD1F4A" w:rsidP="00C11E92">
      <w:pPr>
        <w:spacing w:line="240" w:lineRule="auto"/>
        <w:jc w:val="center"/>
        <w:rPr>
          <w:rFonts w:cs="Times New Roman"/>
          <w:b/>
          <w:bCs/>
          <w:szCs w:val="24"/>
        </w:rPr>
      </w:pPr>
    </w:p>
    <w:p w14:paraId="717B9986" w14:textId="77777777" w:rsidR="00BD1F4A" w:rsidRPr="00B50EF7" w:rsidRDefault="00BD1F4A" w:rsidP="00C11E92">
      <w:pPr>
        <w:spacing w:line="240" w:lineRule="auto"/>
        <w:jc w:val="center"/>
        <w:rPr>
          <w:rFonts w:cs="Times New Roman"/>
          <w:b/>
          <w:bCs/>
          <w:szCs w:val="24"/>
        </w:rPr>
      </w:pPr>
    </w:p>
    <w:p w14:paraId="4E264EFC" w14:textId="28601966" w:rsidR="00BD1F4A"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PROGRAM STUDI S1 TEKNIK INFORMATIKA</w:t>
      </w:r>
    </w:p>
    <w:p w14:paraId="7895DD84" w14:textId="2E27D2F7" w:rsidR="00BD1F4A"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FAKULTAS TEKNOLOGI INFORMASI</w:t>
      </w:r>
    </w:p>
    <w:p w14:paraId="48D5131D" w14:textId="66266ED2" w:rsidR="00BD1F4A"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UNIVERSITAS ISLAM KALIMANTAN</w:t>
      </w:r>
    </w:p>
    <w:p w14:paraId="6B765BE9" w14:textId="649C8898" w:rsidR="00BD1F4A"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MUHAMMAD ARSYAD AL BANJARI</w:t>
      </w:r>
    </w:p>
    <w:p w14:paraId="643123A8" w14:textId="06633771" w:rsidR="00BD1F4A"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BANJARMASIN</w:t>
      </w:r>
    </w:p>
    <w:p w14:paraId="2752AD57" w14:textId="278D9384" w:rsidR="00D11B56" w:rsidRPr="00B50EF7" w:rsidRDefault="00BD1F4A" w:rsidP="00BD1F4A">
      <w:pPr>
        <w:spacing w:after="0" w:line="240" w:lineRule="auto"/>
        <w:jc w:val="center"/>
        <w:rPr>
          <w:rFonts w:cs="Times New Roman"/>
          <w:b/>
          <w:bCs/>
          <w:sz w:val="28"/>
          <w:szCs w:val="28"/>
        </w:rPr>
      </w:pPr>
      <w:r w:rsidRPr="00B50EF7">
        <w:rPr>
          <w:rFonts w:cs="Times New Roman"/>
          <w:b/>
          <w:bCs/>
          <w:sz w:val="28"/>
          <w:szCs w:val="28"/>
        </w:rPr>
        <w:t>2026</w:t>
      </w:r>
    </w:p>
    <w:p w14:paraId="7D60EAAB" w14:textId="55400C83" w:rsidR="002F5A45" w:rsidRDefault="00D11B56">
      <w:pPr>
        <w:rPr>
          <w:rFonts w:cs="Times New Roman"/>
          <w:b/>
          <w:bCs/>
          <w:sz w:val="28"/>
          <w:szCs w:val="28"/>
        </w:rPr>
      </w:pPr>
      <w:r w:rsidRPr="00B50EF7">
        <w:rPr>
          <w:rFonts w:cs="Times New Roman"/>
          <w:b/>
          <w:bCs/>
          <w:sz w:val="28"/>
          <w:szCs w:val="28"/>
        </w:rPr>
        <w:br w:type="page"/>
      </w:r>
    </w:p>
    <w:p w14:paraId="71BC0606" w14:textId="7873390A" w:rsidR="00D11B56" w:rsidRPr="00B50EF7" w:rsidRDefault="002F5A45">
      <w:pPr>
        <w:rPr>
          <w:rFonts w:cs="Times New Roman"/>
          <w:b/>
          <w:bCs/>
          <w:sz w:val="28"/>
          <w:szCs w:val="28"/>
        </w:rPr>
      </w:pPr>
      <w:r>
        <w:rPr>
          <w:rFonts w:cs="Times New Roman"/>
          <w:b/>
          <w:bCs/>
          <w:sz w:val="28"/>
          <w:szCs w:val="28"/>
        </w:rPr>
        <w:lastRenderedPageBreak/>
        <w:br w:type="page"/>
      </w:r>
    </w:p>
    <w:p w14:paraId="654060A0" w14:textId="77777777" w:rsidR="00D11B56" w:rsidRPr="00B50EF7" w:rsidRDefault="00D11B56" w:rsidP="00D11B56">
      <w:pPr>
        <w:pStyle w:val="BAB"/>
        <w:spacing w:after="240"/>
        <w:outlineLvl w:val="0"/>
        <w:rPr>
          <w:lang w:val="id-ID"/>
        </w:rPr>
      </w:pPr>
      <w:r w:rsidRPr="00B50EF7">
        <w:rPr>
          <w:lang w:val="id-ID"/>
        </w:rPr>
        <w:lastRenderedPageBreak/>
        <w:t xml:space="preserve">BAB I </w:t>
      </w:r>
    </w:p>
    <w:p w14:paraId="20884A0D" w14:textId="37F65726" w:rsidR="00BD1F4A" w:rsidRPr="00B50EF7" w:rsidRDefault="00D11B56" w:rsidP="00CC7451">
      <w:pPr>
        <w:pStyle w:val="BAB"/>
        <w:spacing w:after="240" w:line="480" w:lineRule="auto"/>
        <w:outlineLvl w:val="0"/>
        <w:rPr>
          <w:lang w:val="id-ID"/>
        </w:rPr>
      </w:pPr>
      <w:r w:rsidRPr="00B50EF7">
        <w:rPr>
          <w:lang w:val="id-ID"/>
        </w:rPr>
        <w:t>PENDAHULUAN</w:t>
      </w:r>
    </w:p>
    <w:p w14:paraId="07701ED1" w14:textId="273AAD36" w:rsidR="00C54962" w:rsidRPr="00B50EF7" w:rsidRDefault="00AC0817" w:rsidP="007E4F4B">
      <w:pPr>
        <w:pStyle w:val="Heading2"/>
        <w:numPr>
          <w:ilvl w:val="1"/>
          <w:numId w:val="1"/>
        </w:numPr>
        <w:spacing w:line="276" w:lineRule="auto"/>
        <w:jc w:val="both"/>
      </w:pPr>
      <w:r w:rsidRPr="00B50EF7">
        <w:t>Latar Belakang</w:t>
      </w:r>
    </w:p>
    <w:p w14:paraId="1113AB24" w14:textId="026A7C2A" w:rsidR="00895932" w:rsidRPr="00B50EF7" w:rsidRDefault="00DC2D18" w:rsidP="00A67894">
      <w:pPr>
        <w:spacing w:line="276" w:lineRule="auto"/>
        <w:ind w:firstLine="397"/>
        <w:jc w:val="both"/>
      </w:pPr>
      <w:r w:rsidRPr="00B50EF7">
        <w:t xml:space="preserve">Manajemen aset dan inventaris merupakan salah satu pilar penting dalam operasional sebuah instansi pendidikan. Pengelolaan aset yang baik memastikan ketersediaan fasilitas pendukung kegiatan belajar mengajar secara optimal. </w:t>
      </w:r>
      <w:r w:rsidRPr="00B50EF7">
        <w:rPr>
          <w:rStyle w:val="citation-91"/>
        </w:rPr>
        <w:t>Madrasah Aliyah Negeri (MAN) 2 Hulu Sungai Utara memiliki ratusan unit aset, mulai dari mebeler, perangkat elektronik, hingga alat laboratorium, yang harus dikelola dengan pendataan yang tertib dan akurat</w:t>
      </w:r>
      <w:r w:rsidRPr="00B50EF7">
        <w:t>.</w:t>
      </w:r>
    </w:p>
    <w:p w14:paraId="5720CE2F" w14:textId="467EACA1" w:rsidR="00A620A8" w:rsidRPr="00B50EF7" w:rsidRDefault="00721C6E" w:rsidP="00A67894">
      <w:pPr>
        <w:spacing w:line="276" w:lineRule="auto"/>
        <w:ind w:firstLine="397"/>
        <w:jc w:val="both"/>
      </w:pPr>
      <w:r w:rsidRPr="00B50EF7">
        <w:rPr>
          <w:rStyle w:val="citation-204"/>
        </w:rPr>
        <w:t xml:space="preserve">  </w:t>
      </w:r>
      <w:r w:rsidR="00DC2D18" w:rsidRPr="00B50EF7">
        <w:rPr>
          <w:rStyle w:val="citation-90"/>
        </w:rPr>
        <w:t xml:space="preserve">Namun, kondisi pengelolaan inventaris di MAN 2 Hulu Sungai Utara saat ini masih dilakukan secara manual atau semi-manual menggunakan buku catatan dan </w:t>
      </w:r>
      <w:r w:rsidR="00DC2D18" w:rsidRPr="00B50EF7">
        <w:rPr>
          <w:rStyle w:val="citation-90"/>
          <w:i/>
          <w:iCs/>
        </w:rPr>
        <w:t>spreadsheet</w:t>
      </w:r>
      <w:r w:rsidR="00DC2D18" w:rsidRPr="00B50EF7">
        <w:t xml:space="preserve">. </w:t>
      </w:r>
      <w:r w:rsidR="00DC2D18" w:rsidRPr="00B50EF7">
        <w:rPr>
          <w:rStyle w:val="citation-89"/>
        </w:rPr>
        <w:t>Praktik ini memunculkan berbagai permasalahan nyata, seperti ketidakakuratan data, lambatnya proses pencarian barang, hingga tingginya risiko kehilangan aset</w:t>
      </w:r>
      <w:r w:rsidR="00DC2D18" w:rsidRPr="00B50EF7">
        <w:t xml:space="preserve">. </w:t>
      </w:r>
      <w:r w:rsidR="00DC2D18" w:rsidRPr="00B50EF7">
        <w:rPr>
          <w:rStyle w:val="citation-88"/>
        </w:rPr>
        <w:t xml:space="preserve">Tidak adanya sistem terpadu membuat petugas inventaris kesulitan dalam mencatat spesifikasi barang, melacak lokasi pemindahan (mutasi) antar ruangan, serta memperbarui kondisi aset secara </w:t>
      </w:r>
      <w:r w:rsidR="00DC2D18" w:rsidRPr="00B50EF7">
        <w:rPr>
          <w:rStyle w:val="citation-88"/>
          <w:i/>
          <w:iCs/>
        </w:rPr>
        <w:t>real-time</w:t>
      </w:r>
      <w:r w:rsidR="00DC2D18" w:rsidRPr="00B50EF7">
        <w:t>.</w:t>
      </w:r>
    </w:p>
    <w:p w14:paraId="04B180AC" w14:textId="147605B0" w:rsidR="00DC2D18" w:rsidRPr="00B50EF7" w:rsidRDefault="00DC2D18" w:rsidP="00A67894">
      <w:pPr>
        <w:spacing w:line="276" w:lineRule="auto"/>
        <w:ind w:firstLine="397"/>
        <w:jc w:val="both"/>
      </w:pPr>
      <w:r w:rsidRPr="00B50EF7">
        <w:rPr>
          <w:rStyle w:val="citation-87"/>
        </w:rPr>
        <w:t>Oleh karena itu, diperlukan sebuah solusi berbasis teknologi untuk mengatasi permasalahan tersebut</w:t>
      </w:r>
      <w:r w:rsidRPr="00B50EF7">
        <w:t xml:space="preserve">. </w:t>
      </w:r>
      <w:r w:rsidRPr="00B50EF7">
        <w:rPr>
          <w:rStyle w:val="citation-86"/>
        </w:rPr>
        <w:t>Pengembangan sistem informasi berbasis web menggunakan bahasa pemrograman PHP dan basis data MySQL merupakan langkah yang relevan dan efisien</w:t>
      </w:r>
      <w:r w:rsidRPr="00B50EF7">
        <w:t xml:space="preserve">. </w:t>
      </w:r>
      <w:r w:rsidRPr="00B50EF7">
        <w:rPr>
          <w:rStyle w:val="citation-85"/>
        </w:rPr>
        <w:t>Dengan mengimplementasikan teknologi QR Code pada sistem informasi tersebut, proses pelacakan dan identifikasi aset dapat dilakukan dengan lebih cepat, akurat, dan terkomputerisasi</w:t>
      </w:r>
      <w:r w:rsidRPr="00B50EF7">
        <w:t>. Sistem ini diharapkan mampu menjadi solusi komprehensif bagi MAN 2 Hulu Sungai Utara dalam menata administrasi inventaris sekolah menjadi lebih modern dan akuntabel.</w:t>
      </w:r>
    </w:p>
    <w:p w14:paraId="0E7F5983" w14:textId="73BEF432" w:rsidR="00814F12" w:rsidRPr="00B50EF7" w:rsidRDefault="00D87AD7" w:rsidP="007E4F4B">
      <w:pPr>
        <w:pStyle w:val="Heading2"/>
        <w:numPr>
          <w:ilvl w:val="1"/>
          <w:numId w:val="1"/>
        </w:numPr>
        <w:spacing w:line="276" w:lineRule="auto"/>
        <w:jc w:val="both"/>
      </w:pPr>
      <w:r w:rsidRPr="00B50EF7">
        <w:t>Rumusan Masalah</w:t>
      </w:r>
      <w:r w:rsidR="00B8715B" w:rsidRPr="00B50EF7">
        <w:t xml:space="preserve"> </w:t>
      </w:r>
    </w:p>
    <w:p w14:paraId="32C9689C" w14:textId="42C28107" w:rsidR="00A620A8" w:rsidRPr="00B50EF7" w:rsidRDefault="00DC2D18" w:rsidP="00A67894">
      <w:pPr>
        <w:spacing w:line="276" w:lineRule="auto"/>
        <w:jc w:val="both"/>
      </w:pPr>
      <w:r w:rsidRPr="00B50EF7">
        <w:t>Berdasarkan latar belakang yang telah diuraikan, maka rumusan masalah dalam penelitian ini adalah</w:t>
      </w:r>
      <w:r w:rsidR="00721C6E" w:rsidRPr="00B50EF7">
        <w:t>:</w:t>
      </w:r>
    </w:p>
    <w:p w14:paraId="3126FEAA" w14:textId="5488022C" w:rsidR="00A620A8" w:rsidRPr="00B50EF7" w:rsidRDefault="00DC2D18" w:rsidP="007E4F4B">
      <w:pPr>
        <w:pStyle w:val="ListParagraph"/>
        <w:numPr>
          <w:ilvl w:val="0"/>
          <w:numId w:val="2"/>
        </w:numPr>
        <w:spacing w:line="276" w:lineRule="auto"/>
        <w:jc w:val="both"/>
      </w:pPr>
      <w:r w:rsidRPr="00B50EF7">
        <w:rPr>
          <w:rStyle w:val="citation-84"/>
        </w:rPr>
        <w:t xml:space="preserve">Bagaimana merancang dan membangun sistem informasi inventaris aset sekolah yang dilengkapi fitur </w:t>
      </w:r>
      <w:r w:rsidRPr="00B50EF7">
        <w:rPr>
          <w:rStyle w:val="citation-84"/>
          <w:i/>
          <w:iCs/>
        </w:rPr>
        <w:t>generate</w:t>
      </w:r>
      <w:r w:rsidRPr="00B50EF7">
        <w:rPr>
          <w:rStyle w:val="citation-84"/>
        </w:rPr>
        <w:t xml:space="preserve"> QR Code menggunakan PHP dan MySQL di MAN 2 Hulu Sungai Utara</w:t>
      </w:r>
      <w:r w:rsidR="00A620A8" w:rsidRPr="00B50EF7">
        <w:t>?</w:t>
      </w:r>
    </w:p>
    <w:p w14:paraId="5944FE3A" w14:textId="38DD3322" w:rsidR="00A620A8" w:rsidRPr="00B50EF7" w:rsidRDefault="00DC2D18" w:rsidP="007E4F4B">
      <w:pPr>
        <w:pStyle w:val="ListParagraph"/>
        <w:numPr>
          <w:ilvl w:val="0"/>
          <w:numId w:val="2"/>
        </w:numPr>
        <w:spacing w:line="276" w:lineRule="auto"/>
        <w:jc w:val="both"/>
        <w:rPr>
          <w:rStyle w:val="citation-198"/>
        </w:rPr>
      </w:pPr>
      <w:r w:rsidRPr="00B50EF7">
        <w:rPr>
          <w:rStyle w:val="citation-83"/>
        </w:rPr>
        <w:t xml:space="preserve">Bagaimana cara mengimplementasikan fitur </w:t>
      </w:r>
      <w:r w:rsidRPr="00B50EF7">
        <w:rPr>
          <w:rStyle w:val="citation-83"/>
          <w:i/>
          <w:iCs/>
        </w:rPr>
        <w:t>generate</w:t>
      </w:r>
      <w:r w:rsidRPr="00B50EF7">
        <w:rPr>
          <w:rStyle w:val="citation-83"/>
        </w:rPr>
        <w:t xml:space="preserve"> QR Code untuk mempermudah identifikasi dan pelacakan aset fisik sekolah</w:t>
      </w:r>
      <w:r w:rsidR="00A620A8" w:rsidRPr="00B50EF7">
        <w:rPr>
          <w:rStyle w:val="citation-198"/>
        </w:rPr>
        <w:t>?</w:t>
      </w:r>
    </w:p>
    <w:p w14:paraId="18FF7E97" w14:textId="4B33DFE3" w:rsidR="00DC2D18" w:rsidRPr="00B50EF7" w:rsidRDefault="00DC2D18" w:rsidP="007E4F4B">
      <w:pPr>
        <w:pStyle w:val="ListParagraph"/>
        <w:numPr>
          <w:ilvl w:val="0"/>
          <w:numId w:val="2"/>
        </w:numPr>
        <w:spacing w:line="276" w:lineRule="auto"/>
        <w:jc w:val="both"/>
      </w:pPr>
      <w:r w:rsidRPr="00B50EF7">
        <w:t>Apakah sistem informasi inventaris aset yang dibangun dapat meningkatkan efisiensi dan akurasi pengelolaan aset di MAN 2 Hulu Sungai Utara?</w:t>
      </w:r>
    </w:p>
    <w:p w14:paraId="29BC8903" w14:textId="01EAFEDB" w:rsidR="00D87AD7" w:rsidRPr="00B50EF7" w:rsidRDefault="00B8715B" w:rsidP="00A67894">
      <w:pPr>
        <w:pStyle w:val="Heading2"/>
        <w:spacing w:line="276" w:lineRule="auto"/>
        <w:jc w:val="both"/>
      </w:pPr>
      <w:r w:rsidRPr="00B50EF7">
        <w:lastRenderedPageBreak/>
        <w:t xml:space="preserve">1.3 </w:t>
      </w:r>
      <w:r w:rsidR="00DC2D18" w:rsidRPr="00B50EF7">
        <w:t>Tujuan Penelitian</w:t>
      </w:r>
    </w:p>
    <w:p w14:paraId="4CC6AE6F" w14:textId="0B2C579C" w:rsidR="00A620A8" w:rsidRPr="00B50EF7" w:rsidRDefault="00DC2D18" w:rsidP="00A67894">
      <w:pPr>
        <w:spacing w:line="276" w:lineRule="auto"/>
        <w:jc w:val="both"/>
      </w:pPr>
      <w:r w:rsidRPr="00B50EF7">
        <w:t>Sejalan dengan rumusan masalah di atas, tujuan dari penelitian ini adalah:</w:t>
      </w:r>
    </w:p>
    <w:p w14:paraId="4D6BCE1D" w14:textId="5587D589" w:rsidR="00A620A8" w:rsidRPr="00B50EF7" w:rsidRDefault="00DC2D18" w:rsidP="007E4F4B">
      <w:pPr>
        <w:pStyle w:val="ListParagraph"/>
        <w:numPr>
          <w:ilvl w:val="0"/>
          <w:numId w:val="3"/>
        </w:numPr>
        <w:spacing w:line="276" w:lineRule="auto"/>
        <w:jc w:val="both"/>
      </w:pPr>
      <w:r w:rsidRPr="00B50EF7">
        <w:rPr>
          <w:rStyle w:val="citation-81"/>
        </w:rPr>
        <w:t xml:space="preserve">Merancang dan membangun sistem informasi inventaris aset sekolah yang terkomputerisasi dan dilengkapi fitur </w:t>
      </w:r>
      <w:r w:rsidRPr="00B50EF7">
        <w:rPr>
          <w:rStyle w:val="citation-81"/>
          <w:i/>
          <w:iCs/>
        </w:rPr>
        <w:t>generate</w:t>
      </w:r>
      <w:r w:rsidRPr="00B50EF7">
        <w:rPr>
          <w:rStyle w:val="citation-81"/>
        </w:rPr>
        <w:t xml:space="preserve"> QR Code menggunakan PHP dan MySQL di MAN 2 Hulu Sungai Utara</w:t>
      </w:r>
      <w:r w:rsidRPr="00B50EF7">
        <w:t>.</w:t>
      </w:r>
    </w:p>
    <w:p w14:paraId="2106C78E" w14:textId="1690365A" w:rsidR="00A620A8" w:rsidRPr="00B50EF7" w:rsidRDefault="00DC2D18" w:rsidP="007E4F4B">
      <w:pPr>
        <w:pStyle w:val="ListParagraph"/>
        <w:numPr>
          <w:ilvl w:val="0"/>
          <w:numId w:val="3"/>
        </w:numPr>
        <w:spacing w:line="276" w:lineRule="auto"/>
        <w:jc w:val="both"/>
      </w:pPr>
      <w:r w:rsidRPr="00B50EF7">
        <w:rPr>
          <w:rStyle w:val="citation-80"/>
        </w:rPr>
        <w:t>Mengimplementasikan teknologi QR Code sebagai media identifikasi aset fisik yang efisien dan akurat</w:t>
      </w:r>
      <w:r w:rsidRPr="00B50EF7">
        <w:t>.</w:t>
      </w:r>
    </w:p>
    <w:p w14:paraId="37AAF31B" w14:textId="06BEE443" w:rsidR="00A620A8" w:rsidRPr="00B50EF7" w:rsidRDefault="00DC2D18" w:rsidP="007E4F4B">
      <w:pPr>
        <w:pStyle w:val="ListParagraph"/>
        <w:numPr>
          <w:ilvl w:val="0"/>
          <w:numId w:val="3"/>
        </w:numPr>
        <w:spacing w:line="276" w:lineRule="auto"/>
        <w:jc w:val="both"/>
      </w:pPr>
      <w:r w:rsidRPr="00B50EF7">
        <w:rPr>
          <w:rStyle w:val="citation-79"/>
        </w:rPr>
        <w:t>Menguji tingkat keberhasilan dan kelayakan sistem yang dibangun menggunakan metode pengujian fungsionalitas (</w:t>
      </w:r>
      <w:r w:rsidRPr="00B50EF7">
        <w:rPr>
          <w:rStyle w:val="citation-79"/>
          <w:i/>
          <w:iCs/>
        </w:rPr>
        <w:t>Black Box Testing</w:t>
      </w:r>
      <w:r w:rsidRPr="00B50EF7">
        <w:rPr>
          <w:rStyle w:val="citation-79"/>
        </w:rPr>
        <w:t>) dan pengujian penerimaan pengguna (</w:t>
      </w:r>
      <w:r w:rsidRPr="00B50EF7">
        <w:rPr>
          <w:rStyle w:val="citation-79"/>
          <w:i/>
          <w:iCs/>
        </w:rPr>
        <w:t>User Acceptance Test</w:t>
      </w:r>
      <w:r w:rsidRPr="00B50EF7">
        <w:rPr>
          <w:rStyle w:val="citation-79"/>
        </w:rPr>
        <w:t xml:space="preserve"> / UAT)</w:t>
      </w:r>
      <w:r w:rsidRPr="00B50EF7">
        <w:t>.</w:t>
      </w:r>
    </w:p>
    <w:p w14:paraId="0D878E5A" w14:textId="49F28E98" w:rsidR="00D87AD7" w:rsidRPr="00B50EF7" w:rsidRDefault="00D87AD7" w:rsidP="00A67894">
      <w:pPr>
        <w:pStyle w:val="Heading2"/>
        <w:spacing w:line="276" w:lineRule="auto"/>
        <w:jc w:val="both"/>
      </w:pPr>
      <w:r w:rsidRPr="00B50EF7">
        <w:t xml:space="preserve">1.4 </w:t>
      </w:r>
      <w:r w:rsidR="00DC2D18" w:rsidRPr="00B50EF7">
        <w:t>Manfaat Penelitian</w:t>
      </w:r>
    </w:p>
    <w:p w14:paraId="0F700044" w14:textId="302E0F85" w:rsidR="00A620A8" w:rsidRPr="00B50EF7" w:rsidRDefault="00DC2D18" w:rsidP="00A67894">
      <w:pPr>
        <w:spacing w:line="276" w:lineRule="auto"/>
        <w:jc w:val="both"/>
      </w:pPr>
      <w:r w:rsidRPr="00B50EF7">
        <w:t>Penelitian ini diharapkan dapat memberikan manfaat, baik secara teoritis maupun praktis, antara lain:</w:t>
      </w:r>
    </w:p>
    <w:p w14:paraId="09620352" w14:textId="4D63E8A0" w:rsidR="00A620A8" w:rsidRPr="00B50EF7" w:rsidRDefault="00DC2D18" w:rsidP="007E4F4B">
      <w:pPr>
        <w:pStyle w:val="ListParagraph"/>
        <w:numPr>
          <w:ilvl w:val="0"/>
          <w:numId w:val="4"/>
        </w:numPr>
        <w:spacing w:line="276" w:lineRule="auto"/>
        <w:jc w:val="both"/>
      </w:pPr>
      <w:r w:rsidRPr="00B50EF7">
        <w:rPr>
          <w:rStyle w:val="citation-78"/>
          <w:b/>
          <w:bCs/>
        </w:rPr>
        <w:t>Manfaat Teoritis:</w:t>
      </w:r>
      <w:r w:rsidRPr="00B50EF7">
        <w:rPr>
          <w:rStyle w:val="citation-78"/>
        </w:rPr>
        <w:t xml:space="preserve"> Memberikan kontribusi terhadap pengembangan ilmu sistem informasi, khususnya terkait implementasi teknologi QR Code dalam manajemen aset</w:t>
      </w:r>
      <w:r w:rsidRPr="00B50EF7">
        <w:t>.</w:t>
      </w:r>
    </w:p>
    <w:p w14:paraId="54E55BB3" w14:textId="04B6E9E1" w:rsidR="00A620A8" w:rsidRPr="00B50EF7" w:rsidRDefault="00DC2D18" w:rsidP="007E4F4B">
      <w:pPr>
        <w:pStyle w:val="ListParagraph"/>
        <w:numPr>
          <w:ilvl w:val="0"/>
          <w:numId w:val="4"/>
        </w:numPr>
        <w:spacing w:line="276" w:lineRule="auto"/>
        <w:jc w:val="both"/>
        <w:rPr>
          <w:rStyle w:val="citation-189"/>
        </w:rPr>
      </w:pPr>
      <w:r w:rsidRPr="00B50EF7">
        <w:rPr>
          <w:rStyle w:val="citation-77"/>
          <w:b/>
          <w:bCs/>
        </w:rPr>
        <w:t>Manfaat Praktis bagi Sekolah:</w:t>
      </w:r>
      <w:r w:rsidRPr="00B50EF7">
        <w:rPr>
          <w:rStyle w:val="citation-77"/>
        </w:rPr>
        <w:t xml:space="preserve"> Meningkatkan efisiensi operasional pengelolaan aset di MAN 2 Hulu Sungai Utara sehingga data inventaris menjadi lebih akurat, aman, dan mudah dipertanggungjawabkan</w:t>
      </w:r>
      <w:r w:rsidRPr="00B50EF7">
        <w:t>.</w:t>
      </w:r>
    </w:p>
    <w:p w14:paraId="78370E7D" w14:textId="3CE6D810" w:rsidR="00DC2D18" w:rsidRPr="00B50EF7" w:rsidRDefault="00DC2D18" w:rsidP="007E4F4B">
      <w:pPr>
        <w:pStyle w:val="ListParagraph"/>
        <w:numPr>
          <w:ilvl w:val="0"/>
          <w:numId w:val="4"/>
        </w:numPr>
        <w:spacing w:line="276" w:lineRule="auto"/>
        <w:jc w:val="both"/>
      </w:pPr>
      <w:r w:rsidRPr="00B50EF7">
        <w:rPr>
          <w:rStyle w:val="citation-76"/>
          <w:b/>
          <w:bCs/>
        </w:rPr>
        <w:t>Manfaat Praktis bagi Pengelola:</w:t>
      </w:r>
      <w:r w:rsidRPr="00B50EF7">
        <w:rPr>
          <w:rStyle w:val="citation-76"/>
        </w:rPr>
        <w:t xml:space="preserve"> Memberikan kemudahan bagi admin dan petugas tata usaha dalam melakukan pencatatan, pelacakan perpindahan barang, dan pelaporan aset secara otomatis</w:t>
      </w:r>
      <w:r w:rsidRPr="00B50EF7">
        <w:t>.</w:t>
      </w:r>
    </w:p>
    <w:p w14:paraId="7EFBA79D" w14:textId="4C4699C8" w:rsidR="00DC2D18" w:rsidRPr="00B50EF7" w:rsidRDefault="00DC2D18" w:rsidP="007E4F4B">
      <w:pPr>
        <w:pStyle w:val="ListParagraph"/>
        <w:numPr>
          <w:ilvl w:val="0"/>
          <w:numId w:val="4"/>
        </w:numPr>
        <w:spacing w:line="276" w:lineRule="auto"/>
        <w:jc w:val="both"/>
      </w:pPr>
      <w:r w:rsidRPr="00B50EF7">
        <w:rPr>
          <w:rStyle w:val="citation-75"/>
          <w:b/>
          <w:bCs/>
        </w:rPr>
        <w:t>Manfaat bagi Peneliti Selanjutnya:</w:t>
      </w:r>
      <w:r w:rsidRPr="00B50EF7">
        <w:rPr>
          <w:rStyle w:val="citation-75"/>
        </w:rPr>
        <w:t xml:space="preserve"> Menjadi referensi dan bahan kajian bagi peneliti lain yang ingin mengangkat topik serupa atau mengembangkan sistem dengan ruang lingkup yang lebih luas</w:t>
      </w:r>
      <w:r w:rsidRPr="00B50EF7">
        <w:t>.</w:t>
      </w:r>
    </w:p>
    <w:p w14:paraId="40C60BB2" w14:textId="5E8FA125" w:rsidR="006544C7" w:rsidRPr="00B50EF7" w:rsidRDefault="00D87AD7" w:rsidP="00A67894">
      <w:pPr>
        <w:pStyle w:val="Heading2"/>
        <w:spacing w:line="276" w:lineRule="auto"/>
      </w:pPr>
      <w:r w:rsidRPr="00B50EF7">
        <w:t xml:space="preserve">1.5 </w:t>
      </w:r>
      <w:r w:rsidR="00DC2D18" w:rsidRPr="00B50EF7">
        <w:t>Batasan Penelitian</w:t>
      </w:r>
    </w:p>
    <w:p w14:paraId="4606A361" w14:textId="19EA3C63" w:rsidR="00A620A8" w:rsidRPr="00B50EF7" w:rsidRDefault="00DC2D18" w:rsidP="00A67894">
      <w:pPr>
        <w:spacing w:line="276" w:lineRule="auto"/>
      </w:pPr>
      <w:r w:rsidRPr="00B50EF7">
        <w:t>Agar penelitian ini lebih terarah dan fokus pada tujuan yang ingin dicapai, maka ditetapkan beberapa batasan masalah sebagai berikut</w:t>
      </w:r>
      <w:r w:rsidR="00A620A8" w:rsidRPr="00B50EF7">
        <w:t>:</w:t>
      </w:r>
    </w:p>
    <w:p w14:paraId="1305CF21" w14:textId="0A518170" w:rsidR="00A620A8" w:rsidRPr="00B50EF7" w:rsidRDefault="00DC2D18" w:rsidP="007E4F4B">
      <w:pPr>
        <w:pStyle w:val="ListParagraph"/>
        <w:numPr>
          <w:ilvl w:val="0"/>
          <w:numId w:val="5"/>
        </w:numPr>
        <w:spacing w:line="276" w:lineRule="auto"/>
        <w:jc w:val="both"/>
        <w:rPr>
          <w:rStyle w:val="citation-190"/>
        </w:rPr>
      </w:pPr>
      <w:r w:rsidRPr="00B50EF7">
        <w:rPr>
          <w:rStyle w:val="citation-74"/>
        </w:rPr>
        <w:t>Sistem ini hanya mencakup manajemen inventaris aset tetap (seperti mebeler, perangkat elektronik, dan alat laboratorium) di lingkungan MAN 2 Hulu Sungai Utara</w:t>
      </w:r>
      <w:r w:rsidR="00A620A8" w:rsidRPr="00B50EF7">
        <w:t>.</w:t>
      </w:r>
    </w:p>
    <w:p w14:paraId="5D99E0BB" w14:textId="7EB1FC4A" w:rsidR="00A620A8" w:rsidRPr="00B50EF7" w:rsidRDefault="00DC2D18" w:rsidP="007E4F4B">
      <w:pPr>
        <w:pStyle w:val="ListParagraph"/>
        <w:numPr>
          <w:ilvl w:val="0"/>
          <w:numId w:val="5"/>
        </w:numPr>
        <w:spacing w:line="276" w:lineRule="auto"/>
        <w:jc w:val="both"/>
      </w:pPr>
      <w:r w:rsidRPr="00B50EF7">
        <w:rPr>
          <w:rStyle w:val="citation-73"/>
        </w:rPr>
        <w:t xml:space="preserve">Pengembangan sistem ini dibangun berbasis </w:t>
      </w:r>
      <w:r w:rsidRPr="00B50EF7">
        <w:rPr>
          <w:rStyle w:val="citation-73"/>
          <w:i/>
          <w:iCs/>
        </w:rPr>
        <w:t>web</w:t>
      </w:r>
      <w:r w:rsidRPr="00B50EF7">
        <w:rPr>
          <w:rStyle w:val="citation-73"/>
        </w:rPr>
        <w:t xml:space="preserve"> menggunakan bahasa pemrograman PHP </w:t>
      </w:r>
      <w:r w:rsidRPr="00B50EF7">
        <w:rPr>
          <w:rStyle w:val="citation-73"/>
          <w:i/>
          <w:iCs/>
        </w:rPr>
        <w:t>Native</w:t>
      </w:r>
      <w:r w:rsidRPr="00B50EF7">
        <w:rPr>
          <w:rStyle w:val="citation-73"/>
        </w:rPr>
        <w:t xml:space="preserve">, basis data MySQL, tampilan antarmuka </w:t>
      </w:r>
      <w:r w:rsidRPr="00B50EF7">
        <w:rPr>
          <w:rStyle w:val="citation-73"/>
          <w:i/>
          <w:iCs/>
        </w:rPr>
        <w:t>Bootstrap</w:t>
      </w:r>
      <w:r w:rsidRPr="00B50EF7">
        <w:rPr>
          <w:rStyle w:val="citation-73"/>
        </w:rPr>
        <w:t xml:space="preserve">, serta </w:t>
      </w:r>
      <w:r w:rsidRPr="00B50EF7">
        <w:rPr>
          <w:rStyle w:val="citation-73"/>
          <w:i/>
          <w:iCs/>
        </w:rPr>
        <w:t>library</w:t>
      </w:r>
      <w:r w:rsidRPr="00B50EF7">
        <w:rPr>
          <w:rStyle w:val="citation-73"/>
        </w:rPr>
        <w:t xml:space="preserve"> khusus untuk men-</w:t>
      </w:r>
      <w:r w:rsidRPr="00B50EF7">
        <w:rPr>
          <w:rStyle w:val="citation-73"/>
          <w:i/>
          <w:iCs/>
        </w:rPr>
        <w:t>generate</w:t>
      </w:r>
      <w:r w:rsidRPr="00B50EF7">
        <w:rPr>
          <w:rStyle w:val="citation-73"/>
        </w:rPr>
        <w:t xml:space="preserve"> QR Code dan PDF</w:t>
      </w:r>
      <w:r w:rsidR="00A620A8" w:rsidRPr="00B50EF7">
        <w:t>.</w:t>
      </w:r>
    </w:p>
    <w:p w14:paraId="2E0148C7" w14:textId="5D08D1ED" w:rsidR="00A620A8" w:rsidRPr="00B50EF7" w:rsidRDefault="00DC2D18" w:rsidP="007E4F4B">
      <w:pPr>
        <w:pStyle w:val="ListParagraph"/>
        <w:numPr>
          <w:ilvl w:val="0"/>
          <w:numId w:val="5"/>
        </w:numPr>
        <w:spacing w:line="276" w:lineRule="auto"/>
        <w:jc w:val="both"/>
      </w:pPr>
      <w:r w:rsidRPr="00B50EF7">
        <w:rPr>
          <w:rStyle w:val="citation-72"/>
        </w:rPr>
        <w:t>Pengujian kelayakan sistem (</w:t>
      </w:r>
      <w:r w:rsidRPr="00B50EF7">
        <w:rPr>
          <w:rStyle w:val="citation-72"/>
          <w:i/>
          <w:iCs/>
        </w:rPr>
        <w:t>User Acceptance Test</w:t>
      </w:r>
      <w:r w:rsidRPr="00B50EF7">
        <w:rPr>
          <w:rStyle w:val="citation-72"/>
        </w:rPr>
        <w:t>) dilakukan hanya oleh pengguna internal sekolah yang memiliki hak akses, yaitu pihak administrator dan petugas inventaris/tata usaha</w:t>
      </w:r>
      <w:r w:rsidR="00A620A8" w:rsidRPr="00B50EF7">
        <w:t>.</w:t>
      </w:r>
    </w:p>
    <w:p w14:paraId="3E217A0F" w14:textId="5E3210A5" w:rsidR="00814F12" w:rsidRPr="00B50EF7" w:rsidRDefault="00814F12" w:rsidP="00A67894">
      <w:pPr>
        <w:spacing w:line="276" w:lineRule="auto"/>
      </w:pPr>
    </w:p>
    <w:p w14:paraId="4743291C" w14:textId="47E88F1A" w:rsidR="006544C7" w:rsidRPr="00B50EF7" w:rsidRDefault="006544C7" w:rsidP="00A67894">
      <w:pPr>
        <w:pStyle w:val="BAB"/>
        <w:spacing w:line="276" w:lineRule="auto"/>
        <w:outlineLvl w:val="0"/>
        <w:rPr>
          <w:lang w:val="id-ID"/>
        </w:rPr>
      </w:pPr>
      <w:r w:rsidRPr="00B50EF7">
        <w:rPr>
          <w:lang w:val="id-ID"/>
        </w:rPr>
        <w:t>BAB II</w:t>
      </w:r>
    </w:p>
    <w:p w14:paraId="3FC6C4F1" w14:textId="26FD3399" w:rsidR="006544C7" w:rsidRPr="00B50EF7" w:rsidRDefault="006544C7" w:rsidP="00A67894">
      <w:pPr>
        <w:pStyle w:val="BAB"/>
        <w:spacing w:line="276" w:lineRule="auto"/>
        <w:rPr>
          <w:lang w:val="id-ID"/>
        </w:rPr>
      </w:pPr>
      <w:r w:rsidRPr="00B50EF7">
        <w:rPr>
          <w:lang w:val="id-ID"/>
        </w:rPr>
        <w:t>TINJAUAN PUSTAKA</w:t>
      </w:r>
    </w:p>
    <w:p w14:paraId="36364709" w14:textId="366A4851" w:rsidR="00814F12" w:rsidRPr="00B50EF7" w:rsidRDefault="006544C7" w:rsidP="00A67894">
      <w:pPr>
        <w:pStyle w:val="Heading2"/>
        <w:spacing w:line="276" w:lineRule="auto"/>
      </w:pPr>
      <w:r w:rsidRPr="00B50EF7">
        <w:t>2.1 Landasan Teori</w:t>
      </w:r>
    </w:p>
    <w:p w14:paraId="26652664" w14:textId="0F0974F2" w:rsidR="00DC2D18" w:rsidRPr="00B50EF7" w:rsidRDefault="00B47780" w:rsidP="00A67894">
      <w:pPr>
        <w:spacing w:line="276" w:lineRule="auto"/>
        <w:ind w:firstLine="397"/>
        <w:jc w:val="both"/>
      </w:pPr>
      <w:r w:rsidRPr="00B50EF7">
        <w:t xml:space="preserve">Pada sub-bab ini akan diuraikan berbagai teori, konsep dasar, serta literatur yang menjadi landasan utama dalam penyelesaian penelitian ini. </w:t>
      </w:r>
      <w:r w:rsidRPr="00B50EF7">
        <w:rPr>
          <w:rStyle w:val="citation-320"/>
        </w:rPr>
        <w:t>Teori-teori yang dibahas mencakup definisi sistem informasi, konsep dasar manajemen inventaris aset, teknologi Quick Response (QR) Code, serta perangkat lunak pendukung seperti bahasa pemrograman dan sistem manajemen basis data yang digunakan dalam rancang bangun aplikasi</w:t>
      </w:r>
      <w:r w:rsidR="00DC2D18" w:rsidRPr="00B50EF7">
        <w:t>.</w:t>
      </w:r>
    </w:p>
    <w:p w14:paraId="7980D674" w14:textId="624F898D" w:rsidR="00DC2D18" w:rsidRPr="00B50EF7" w:rsidRDefault="00DC2D18" w:rsidP="00A67894">
      <w:pPr>
        <w:pStyle w:val="Heading3"/>
        <w:spacing w:line="276" w:lineRule="auto"/>
      </w:pPr>
      <w:r w:rsidRPr="00B50EF7">
        <w:t>2.1.1 Sistem Informasi</w:t>
      </w:r>
    </w:p>
    <w:p w14:paraId="047B7745" w14:textId="5804D41C" w:rsidR="001B5B4C" w:rsidRPr="00B50EF7" w:rsidRDefault="00B47780" w:rsidP="00A67894">
      <w:pPr>
        <w:spacing w:line="276" w:lineRule="auto"/>
        <w:ind w:firstLine="397"/>
        <w:jc w:val="both"/>
      </w:pPr>
      <w:r w:rsidRPr="00B50EF7">
        <w:rPr>
          <w:rStyle w:val="citation-319"/>
        </w:rPr>
        <w:t>Sistem informasi merupakan suatu sistem yang terdiri dari berbagai komponen yang saling berhubungan dalam mengumpulkan, mengolah, menyimpan, dan mendistribusikan informasi guna mendukung pengambilan keputusan dalam suatu organisasi</w:t>
      </w:r>
      <w:r w:rsidRPr="00B50EF7">
        <w:t xml:space="preserve">. </w:t>
      </w:r>
      <w:r w:rsidRPr="00B50EF7">
        <w:rPr>
          <w:rStyle w:val="citation-318"/>
        </w:rPr>
        <w:t>Komponen utama sistem informasi meliputi input, proses, output, penyimpanan, dan kontrol</w:t>
      </w:r>
      <w:r w:rsidRPr="00B50EF7">
        <w:t>. Menurut Syahputra et al. (2025)</w:t>
      </w:r>
      <w:r w:rsidRPr="00B50EF7">
        <w:rPr>
          <w:rStyle w:val="citation-317"/>
        </w:rPr>
        <w:t>, sistem informasi berbasis web mampu membantu proses pencatatan dan pengelolaan data secara terstruktur serta meningkatkan efisiensi kerja dalam organisasi</w:t>
      </w:r>
      <w:r w:rsidRPr="00B50EF7">
        <w:t xml:space="preserve">. </w:t>
      </w:r>
      <w:r w:rsidRPr="00B50EF7">
        <w:rPr>
          <w:rStyle w:val="citation-316"/>
        </w:rPr>
        <w:t>Penggunaan sistem informasi juga terbukti mempercepat proses pelaporan secara digital dan meminimalisir risiko kehilangan data</w:t>
      </w:r>
      <w:r w:rsidR="00DC2D18" w:rsidRPr="00B50EF7">
        <w:t>.</w:t>
      </w:r>
    </w:p>
    <w:p w14:paraId="5B067CBB" w14:textId="2A560DD4" w:rsidR="00DC2D18" w:rsidRPr="00B50EF7" w:rsidRDefault="00DC2D18" w:rsidP="00A67894">
      <w:pPr>
        <w:pStyle w:val="Heading3"/>
        <w:spacing w:line="276" w:lineRule="auto"/>
      </w:pPr>
      <w:r w:rsidRPr="00B50EF7">
        <w:t>2.1.2 Inventaris Aset</w:t>
      </w:r>
    </w:p>
    <w:p w14:paraId="1473DF23" w14:textId="7565427A" w:rsidR="001B5B4C" w:rsidRPr="00B50EF7" w:rsidRDefault="00B47780" w:rsidP="00A67894">
      <w:pPr>
        <w:spacing w:line="276" w:lineRule="auto"/>
        <w:ind w:firstLine="397"/>
        <w:jc w:val="both"/>
      </w:pPr>
      <w:r w:rsidRPr="00B50EF7">
        <w:rPr>
          <w:rStyle w:val="citation-315"/>
        </w:rPr>
        <w:t>Inventaris aset merupakan rangkaian kegiatan yang meliputi pendaftaran, pendataan, pencatatan, pelaporan, dan dokumentasi terhadap seluruh aset yang dimiliki oleh suatu instansi untuk mendukung kegiatan operasional</w:t>
      </w:r>
      <w:r w:rsidRPr="00B50EF7">
        <w:t xml:space="preserve">. </w:t>
      </w:r>
      <w:r w:rsidRPr="00B50EF7">
        <w:rPr>
          <w:rStyle w:val="citation-314"/>
        </w:rPr>
        <w:t>Inventarisasi bertujuan untuk memperoleh data yang akurat terkait jumlah, kondisi, dan lokasi aset</w:t>
      </w:r>
      <w:r w:rsidRPr="00B50EF7">
        <w:t>.</w:t>
      </w:r>
    </w:p>
    <w:p w14:paraId="48B43BA1" w14:textId="2BB397A1" w:rsidR="00B47780" w:rsidRPr="00B50EF7" w:rsidRDefault="00B47780" w:rsidP="00A67894">
      <w:pPr>
        <w:spacing w:line="276" w:lineRule="auto"/>
        <w:ind w:firstLine="397"/>
        <w:jc w:val="both"/>
      </w:pPr>
      <w:r w:rsidRPr="00B50EF7">
        <w:rPr>
          <w:rStyle w:val="citation-313"/>
        </w:rPr>
        <w:t xml:space="preserve">Namun, pengelolaan inventaris yang masih dilakukan secara manual menggunakan buku catatan atau </w:t>
      </w:r>
      <w:r w:rsidRPr="00B50EF7">
        <w:rPr>
          <w:rStyle w:val="citation-313"/>
          <w:i/>
          <w:iCs/>
        </w:rPr>
        <w:t>spreadsheet</w:t>
      </w:r>
      <w:r w:rsidRPr="00B50EF7">
        <w:rPr>
          <w:rStyle w:val="citation-313"/>
        </w:rPr>
        <w:t xml:space="preserve"> (Microsoft Excel) sering menimbulkan berbagai kendala</w:t>
      </w:r>
      <w:r w:rsidRPr="00B50EF7">
        <w:t xml:space="preserve">. </w:t>
      </w:r>
      <w:r w:rsidRPr="00B50EF7">
        <w:rPr>
          <w:rStyle w:val="citation-312"/>
        </w:rPr>
        <w:t>Kendala tersebut meliputi keterbatasan aksesibilitas data, risiko kesalahan input (</w:t>
      </w:r>
      <w:r w:rsidRPr="00B50EF7">
        <w:rPr>
          <w:rStyle w:val="citation-312"/>
          <w:i/>
          <w:iCs/>
        </w:rPr>
        <w:t>human error</w:t>
      </w:r>
      <w:r w:rsidRPr="00B50EF7">
        <w:rPr>
          <w:rStyle w:val="citation-312"/>
        </w:rPr>
        <w:t>), serta lambatnya proses pencarian informasi dan pembuatan laporan</w:t>
      </w:r>
      <w:r w:rsidRPr="00B50EF7">
        <w:t>.</w:t>
      </w:r>
    </w:p>
    <w:p w14:paraId="5DA56C6F" w14:textId="67F206CA" w:rsidR="005A06C8" w:rsidRPr="00B50EF7" w:rsidRDefault="00CC7451" w:rsidP="00A67894">
      <w:pPr>
        <w:pStyle w:val="Heading3"/>
        <w:spacing w:line="276" w:lineRule="auto"/>
      </w:pPr>
      <w:r w:rsidRPr="00B50EF7">
        <w:t>2.1.3 QR Code (</w:t>
      </w:r>
      <w:r w:rsidRPr="00B50EF7">
        <w:rPr>
          <w:i/>
          <w:iCs/>
        </w:rPr>
        <w:t>Quick Response Code</w:t>
      </w:r>
      <w:r w:rsidRPr="00B50EF7">
        <w:t>)</w:t>
      </w:r>
    </w:p>
    <w:p w14:paraId="4AFB5E01" w14:textId="3F5B334C" w:rsidR="00B47780" w:rsidRPr="00B50EF7" w:rsidRDefault="00B47780" w:rsidP="00A67894">
      <w:pPr>
        <w:spacing w:line="276" w:lineRule="auto"/>
        <w:ind w:firstLine="397"/>
        <w:jc w:val="both"/>
      </w:pPr>
      <w:r w:rsidRPr="00B50EF7">
        <w:rPr>
          <w:rStyle w:val="citation-311"/>
        </w:rPr>
        <w:t xml:space="preserve">QR Code merupakan pengembangan dari </w:t>
      </w:r>
      <w:r w:rsidRPr="00B50EF7">
        <w:rPr>
          <w:rStyle w:val="citation-311"/>
          <w:i/>
          <w:iCs/>
        </w:rPr>
        <w:t>barcode</w:t>
      </w:r>
      <w:r w:rsidRPr="00B50EF7">
        <w:rPr>
          <w:rStyle w:val="citation-311"/>
        </w:rPr>
        <w:t xml:space="preserve"> satu dimensi menjadi kode dua dimensi yang memiliki kapasitas penyimpanan data lebih besar</w:t>
      </w:r>
      <w:r w:rsidRPr="00B50EF7">
        <w:t xml:space="preserve">. </w:t>
      </w:r>
      <w:r w:rsidRPr="00B50EF7">
        <w:rPr>
          <w:rStyle w:val="citation-310"/>
        </w:rPr>
        <w:t xml:space="preserve">Teknologi ini mampu menyimpan berbagai jenis informasi seperti teks, URL, kode barang, nama, </w:t>
      </w:r>
      <w:r w:rsidRPr="00B50EF7">
        <w:rPr>
          <w:rStyle w:val="citation-310"/>
        </w:rPr>
        <w:lastRenderedPageBreak/>
        <w:t>dan deskripsi</w:t>
      </w:r>
      <w:r w:rsidRPr="00B50EF7">
        <w:t xml:space="preserve">. </w:t>
      </w:r>
      <w:r w:rsidRPr="00B50EF7">
        <w:rPr>
          <w:rStyle w:val="citation-309"/>
        </w:rPr>
        <w:t>QR Code memiliki beberapa keunggulan utama dalam sistem inventarisasi</w:t>
      </w:r>
      <w:r w:rsidRPr="00B50EF7">
        <w:t>:</w:t>
      </w:r>
    </w:p>
    <w:p w14:paraId="28CBB0F8" w14:textId="087BCC29" w:rsidR="00B47780" w:rsidRPr="00B50EF7" w:rsidRDefault="00B47780" w:rsidP="007E4F4B">
      <w:pPr>
        <w:pStyle w:val="ListParagraph"/>
        <w:numPr>
          <w:ilvl w:val="0"/>
          <w:numId w:val="12"/>
        </w:numPr>
        <w:spacing w:line="276" w:lineRule="auto"/>
        <w:jc w:val="both"/>
      </w:pPr>
      <w:r w:rsidRPr="00B50EF7">
        <w:rPr>
          <w:rStyle w:val="citation-308"/>
          <w:b/>
          <w:bCs/>
        </w:rPr>
        <w:t>Kecepatan</w:t>
      </w:r>
      <w:r w:rsidRPr="00B50EF7">
        <w:rPr>
          <w:rStyle w:val="citation-308"/>
        </w:rPr>
        <w:t>: Proses pembacaan data jauh lebih cepat dibandingkan penginputan manual</w:t>
      </w:r>
      <w:r w:rsidRPr="00B50EF7">
        <w:t>.</w:t>
      </w:r>
    </w:p>
    <w:p w14:paraId="1053F7E5" w14:textId="15D9EBC6" w:rsidR="00B47780" w:rsidRPr="00B50EF7" w:rsidRDefault="00B47780" w:rsidP="007E4F4B">
      <w:pPr>
        <w:pStyle w:val="ListParagraph"/>
        <w:numPr>
          <w:ilvl w:val="0"/>
          <w:numId w:val="12"/>
        </w:numPr>
        <w:spacing w:line="276" w:lineRule="auto"/>
        <w:jc w:val="both"/>
      </w:pPr>
      <w:r w:rsidRPr="00B50EF7">
        <w:rPr>
          <w:rStyle w:val="citation-307"/>
          <w:b/>
          <w:bCs/>
        </w:rPr>
        <w:t>Kapasitas Besar</w:t>
      </w:r>
      <w:r w:rsidRPr="00B50EF7">
        <w:rPr>
          <w:rStyle w:val="citation-307"/>
        </w:rPr>
        <w:t>: Mampu menampung hingga 7.089 karakter numerik dan 4.296 karakter alfanumerik</w:t>
      </w:r>
      <w:r w:rsidRPr="00B50EF7">
        <w:t>.</w:t>
      </w:r>
    </w:p>
    <w:p w14:paraId="6436CD17" w14:textId="6DB0F4E5" w:rsidR="00B47780" w:rsidRPr="00B50EF7" w:rsidRDefault="00B47780" w:rsidP="007E4F4B">
      <w:pPr>
        <w:pStyle w:val="ListParagraph"/>
        <w:numPr>
          <w:ilvl w:val="0"/>
          <w:numId w:val="12"/>
        </w:numPr>
        <w:spacing w:line="276" w:lineRule="auto"/>
        <w:jc w:val="both"/>
      </w:pPr>
      <w:r w:rsidRPr="00B50EF7">
        <w:rPr>
          <w:rStyle w:val="citation-306"/>
          <w:b/>
          <w:bCs/>
        </w:rPr>
        <w:t>Aksesibilitas</w:t>
      </w:r>
      <w:r w:rsidRPr="00B50EF7">
        <w:rPr>
          <w:rStyle w:val="citation-306"/>
        </w:rPr>
        <w:t xml:space="preserve">: Dapat dengan mudah dipindai menggunakan perangkat </w:t>
      </w:r>
      <w:r w:rsidRPr="00B50EF7">
        <w:rPr>
          <w:rStyle w:val="citation-306"/>
          <w:i/>
          <w:iCs/>
        </w:rPr>
        <w:t>smartphone</w:t>
      </w:r>
      <w:r w:rsidRPr="00B50EF7">
        <w:t>.</w:t>
      </w:r>
    </w:p>
    <w:p w14:paraId="38AFF6AB" w14:textId="28A6D542" w:rsidR="00B47780" w:rsidRPr="00B50EF7" w:rsidRDefault="00B47780" w:rsidP="007E4F4B">
      <w:pPr>
        <w:pStyle w:val="ListParagraph"/>
        <w:numPr>
          <w:ilvl w:val="0"/>
          <w:numId w:val="12"/>
        </w:numPr>
        <w:spacing w:line="276" w:lineRule="auto"/>
        <w:jc w:val="both"/>
      </w:pPr>
      <w:r w:rsidRPr="00B50EF7">
        <w:rPr>
          <w:rStyle w:val="citation-305"/>
          <w:b/>
          <w:bCs/>
        </w:rPr>
        <w:t>Akurasi</w:t>
      </w:r>
      <w:r w:rsidRPr="00B50EF7">
        <w:rPr>
          <w:rStyle w:val="citation-305"/>
        </w:rPr>
        <w:t xml:space="preserve">: Membantu mengurangi kesalahan pencatatan barang masuk dan keluar secara </w:t>
      </w:r>
      <w:r w:rsidRPr="00B50EF7">
        <w:rPr>
          <w:rStyle w:val="citation-305"/>
          <w:i/>
          <w:iCs/>
        </w:rPr>
        <w:t>real-time</w:t>
      </w:r>
      <w:r w:rsidRPr="00B50EF7">
        <w:t>.</w:t>
      </w:r>
    </w:p>
    <w:p w14:paraId="277FA401" w14:textId="00543B17" w:rsidR="001B5B4C" w:rsidRPr="00B50EF7" w:rsidRDefault="001B5B4C" w:rsidP="00A67894">
      <w:pPr>
        <w:spacing w:line="276" w:lineRule="auto"/>
        <w:jc w:val="both"/>
      </w:pPr>
      <w:r w:rsidRPr="00B50EF7">
        <w:t>.</w:t>
      </w:r>
    </w:p>
    <w:p w14:paraId="5BA280EB" w14:textId="1AE752FD" w:rsidR="00CC7451" w:rsidRPr="00B50EF7" w:rsidRDefault="00CC7451" w:rsidP="00A67894">
      <w:pPr>
        <w:pStyle w:val="Heading3"/>
        <w:spacing w:line="276" w:lineRule="auto"/>
      </w:pPr>
      <w:r w:rsidRPr="00B50EF7">
        <w:t>2.1.4 PHP (</w:t>
      </w:r>
      <w:r w:rsidRPr="00B50EF7">
        <w:rPr>
          <w:i/>
          <w:iCs/>
        </w:rPr>
        <w:t>Hypertext Preprocessor</w:t>
      </w:r>
      <w:r w:rsidRPr="00B50EF7">
        <w:t>)</w:t>
      </w:r>
    </w:p>
    <w:p w14:paraId="3CC110F1" w14:textId="56BEFA12" w:rsidR="001B5B4C" w:rsidRPr="00B50EF7" w:rsidRDefault="00B47780" w:rsidP="00A67894">
      <w:pPr>
        <w:spacing w:line="276" w:lineRule="auto"/>
        <w:ind w:firstLine="397"/>
        <w:jc w:val="both"/>
      </w:pPr>
      <w:r w:rsidRPr="00B50EF7">
        <w:rPr>
          <w:rStyle w:val="citation-304"/>
        </w:rPr>
        <w:t xml:space="preserve">PHP merupakan bahasa pemrograman </w:t>
      </w:r>
      <w:r w:rsidRPr="00B50EF7">
        <w:rPr>
          <w:rStyle w:val="citation-304"/>
          <w:i/>
          <w:iCs/>
        </w:rPr>
        <w:t>server-side</w:t>
      </w:r>
      <w:r w:rsidRPr="00B50EF7">
        <w:rPr>
          <w:rStyle w:val="citation-304"/>
        </w:rPr>
        <w:t xml:space="preserve"> yang digunakan untuk membangun halaman web dinamis yang menyatu dengan tag-tag HTML</w:t>
      </w:r>
      <w:r w:rsidRPr="00B50EF7">
        <w:t xml:space="preserve">. </w:t>
      </w:r>
      <w:r w:rsidRPr="00B50EF7">
        <w:rPr>
          <w:rStyle w:val="citation-303"/>
        </w:rPr>
        <w:t xml:space="preserve">PHP bersifat </w:t>
      </w:r>
      <w:r w:rsidRPr="00B50EF7">
        <w:rPr>
          <w:rStyle w:val="citation-303"/>
          <w:i/>
          <w:iCs/>
        </w:rPr>
        <w:t>open-source</w:t>
      </w:r>
      <w:r w:rsidRPr="00B50EF7">
        <w:rPr>
          <w:rStyle w:val="citation-303"/>
        </w:rPr>
        <w:t>, mudah dipelajari, dan mendukung integrasi dengan berbagai jenis pangkalan data</w:t>
      </w:r>
      <w:r w:rsidRPr="00B50EF7">
        <w:t xml:space="preserve">. </w:t>
      </w:r>
      <w:r w:rsidRPr="00B50EF7">
        <w:rPr>
          <w:rStyle w:val="citation-302"/>
        </w:rPr>
        <w:t>Dalam pengembangan sistem inventaris, PHP berperan dalam mengolah logika bisnis dan komunikasi antara antarmuka pengguna dengan basis data</w:t>
      </w:r>
      <w:r w:rsidRPr="00B50EF7">
        <w:t>.</w:t>
      </w:r>
    </w:p>
    <w:p w14:paraId="134645B4" w14:textId="36863C6F" w:rsidR="00CC7451" w:rsidRPr="00B50EF7" w:rsidRDefault="00CC7451" w:rsidP="00A67894">
      <w:pPr>
        <w:pStyle w:val="Heading3"/>
        <w:spacing w:line="276" w:lineRule="auto"/>
      </w:pPr>
      <w:r w:rsidRPr="00B50EF7">
        <w:t>2.1.5 MySQL</w:t>
      </w:r>
    </w:p>
    <w:p w14:paraId="56C94517" w14:textId="50189FD2" w:rsidR="00CC7451" w:rsidRPr="00B50EF7" w:rsidRDefault="00B47780" w:rsidP="00A67894">
      <w:pPr>
        <w:spacing w:line="276" w:lineRule="auto"/>
        <w:ind w:firstLine="397"/>
        <w:jc w:val="both"/>
      </w:pPr>
      <w:r w:rsidRPr="00B50EF7">
        <w:rPr>
          <w:rStyle w:val="citation-301"/>
        </w:rPr>
        <w:t>MySQL merupakan sistem manajemen basis data relasional (RDBMS) yang menyimpan informasi dalam bentuk tabel-tabel yang saling berhubungan satu sama lain</w:t>
      </w:r>
      <w:r w:rsidRPr="00B50EF7">
        <w:t>. Menurut Syahputra et al. (2025)</w:t>
      </w:r>
      <w:r w:rsidRPr="00B50EF7">
        <w:rPr>
          <w:rStyle w:val="citation-300"/>
        </w:rPr>
        <w:t>, MySQL memungkinkan penyimpanan data secara terstruktur sehingga mempermudah pengolahan, pencarian, dan pengamanan data inventaris secara lebih efisien</w:t>
      </w:r>
      <w:r w:rsidRPr="00B50EF7">
        <w:t>.</w:t>
      </w:r>
    </w:p>
    <w:p w14:paraId="34417F5D" w14:textId="4BFA5B3B" w:rsidR="00CC7451" w:rsidRPr="00B50EF7" w:rsidRDefault="00CC7451" w:rsidP="00A67894">
      <w:pPr>
        <w:pStyle w:val="Heading3"/>
        <w:spacing w:line="276" w:lineRule="auto"/>
      </w:pPr>
      <w:r w:rsidRPr="00B50EF7">
        <w:t>2.1.6 Metode Pengembangan Sistem (SDLC)</w:t>
      </w:r>
    </w:p>
    <w:p w14:paraId="2CBFAAC0" w14:textId="38577D93" w:rsidR="007D1750" w:rsidRPr="00B50EF7" w:rsidRDefault="00B47780" w:rsidP="00A67894">
      <w:pPr>
        <w:spacing w:line="276" w:lineRule="auto"/>
        <w:ind w:firstLine="397"/>
        <w:jc w:val="both"/>
      </w:pPr>
      <w:r w:rsidRPr="00B50EF7">
        <w:rPr>
          <w:rStyle w:val="citation-299"/>
        </w:rPr>
        <w:t xml:space="preserve">Metode </w:t>
      </w:r>
      <w:r w:rsidRPr="00B50EF7">
        <w:rPr>
          <w:rStyle w:val="citation-299"/>
          <w:i/>
          <w:iCs/>
        </w:rPr>
        <w:t>Waterfall</w:t>
      </w:r>
      <w:r w:rsidRPr="00B50EF7">
        <w:rPr>
          <w:rStyle w:val="citation-299"/>
        </w:rPr>
        <w:t xml:space="preserve"> merupakan pendekatan pengembangan sistem yang dilakukan secara berurutan dan sistematis</w:t>
      </w:r>
      <w:r w:rsidRPr="00B50EF7">
        <w:t xml:space="preserve">. </w:t>
      </w:r>
      <w:r w:rsidRPr="00B50EF7">
        <w:rPr>
          <w:rStyle w:val="citation-298"/>
        </w:rPr>
        <w:t xml:space="preserve">Metode ini terdiri dari enam tahapan utama yaitu </w:t>
      </w:r>
      <w:r w:rsidRPr="00B50EF7">
        <w:rPr>
          <w:rStyle w:val="citation-298"/>
          <w:i/>
          <w:iCs/>
        </w:rPr>
        <w:t>requirement</w:t>
      </w:r>
      <w:r w:rsidRPr="00B50EF7">
        <w:rPr>
          <w:rStyle w:val="citation-298"/>
        </w:rPr>
        <w:t xml:space="preserve"> (analisis kebutuhan), </w:t>
      </w:r>
      <w:r w:rsidRPr="00B50EF7">
        <w:rPr>
          <w:rStyle w:val="citation-298"/>
          <w:i/>
          <w:iCs/>
        </w:rPr>
        <w:t>design</w:t>
      </w:r>
      <w:r w:rsidRPr="00B50EF7">
        <w:rPr>
          <w:rStyle w:val="citation-298"/>
        </w:rPr>
        <w:t xml:space="preserve"> (perancangan), </w:t>
      </w:r>
      <w:r w:rsidRPr="00B50EF7">
        <w:rPr>
          <w:rStyle w:val="citation-298"/>
          <w:i/>
          <w:iCs/>
        </w:rPr>
        <w:t>implementation</w:t>
      </w:r>
      <w:r w:rsidRPr="00B50EF7">
        <w:rPr>
          <w:rStyle w:val="citation-298"/>
        </w:rPr>
        <w:t xml:space="preserve"> (implementasi), </w:t>
      </w:r>
      <w:r w:rsidRPr="00B50EF7">
        <w:rPr>
          <w:rStyle w:val="citation-298"/>
          <w:i/>
          <w:iCs/>
        </w:rPr>
        <w:t>verification</w:t>
      </w:r>
      <w:r w:rsidRPr="00B50EF7">
        <w:rPr>
          <w:rStyle w:val="citation-298"/>
        </w:rPr>
        <w:t xml:space="preserve"> (pengujian), dan </w:t>
      </w:r>
      <w:r w:rsidRPr="00B50EF7">
        <w:rPr>
          <w:rStyle w:val="citation-298"/>
          <w:i/>
          <w:iCs/>
        </w:rPr>
        <w:t>maintenance</w:t>
      </w:r>
      <w:r w:rsidRPr="00B50EF7">
        <w:rPr>
          <w:rStyle w:val="citation-298"/>
        </w:rPr>
        <w:t xml:space="preserve"> (pemeliharaan)</w:t>
      </w:r>
      <w:r w:rsidRPr="00B50EF7">
        <w:t xml:space="preserve">. </w:t>
      </w:r>
      <w:r w:rsidRPr="00B50EF7">
        <w:rPr>
          <w:rStyle w:val="citation-297"/>
        </w:rPr>
        <w:t>Metode ini dipilih karena sangat sesuai untuk kebutuhan sistem yang fiturnya telah terdefinisi dengan jelas sejak awal penelitian</w:t>
      </w:r>
      <w:r w:rsidRPr="00B50EF7">
        <w:t>.</w:t>
      </w:r>
    </w:p>
    <w:p w14:paraId="15B70667" w14:textId="3D63C803" w:rsidR="001B5B4C" w:rsidRPr="00B50EF7" w:rsidRDefault="007D1750" w:rsidP="00A67894">
      <w:pPr>
        <w:spacing w:line="276" w:lineRule="auto"/>
      </w:pPr>
      <w:r w:rsidRPr="00B50EF7">
        <w:br w:type="page"/>
      </w:r>
    </w:p>
    <w:p w14:paraId="5D2304B7" w14:textId="77777777" w:rsidR="0047106C" w:rsidRPr="00B50EF7" w:rsidRDefault="0047106C" w:rsidP="00A67894">
      <w:pPr>
        <w:pStyle w:val="Heading2"/>
        <w:spacing w:line="276" w:lineRule="auto"/>
      </w:pPr>
      <w:r w:rsidRPr="00B50EF7">
        <w:lastRenderedPageBreak/>
        <w:t xml:space="preserve">2.2 Penelitian Terdahulu </w:t>
      </w:r>
    </w:p>
    <w:p w14:paraId="2378CD6E" w14:textId="4AA8883E" w:rsidR="0047106C" w:rsidRPr="00B50EF7" w:rsidRDefault="00B47780" w:rsidP="00A67894">
      <w:pPr>
        <w:spacing w:line="276" w:lineRule="auto"/>
        <w:jc w:val="both"/>
      </w:pPr>
      <w:r w:rsidRPr="00B50EF7">
        <w:t>Berikut adalah beberapa penelitian terdahulu yang relevan dan menjadi referensi dalam penelitian ini:</w:t>
      </w:r>
    </w:p>
    <w:tbl>
      <w:tblPr>
        <w:tblStyle w:val="TableGrid"/>
        <w:tblW w:w="8789" w:type="dxa"/>
        <w:tblInd w:w="-5" w:type="dxa"/>
        <w:tblLayout w:type="fixed"/>
        <w:tblLook w:val="04A0" w:firstRow="1" w:lastRow="0" w:firstColumn="1" w:lastColumn="0" w:noHBand="0" w:noVBand="1"/>
      </w:tblPr>
      <w:tblGrid>
        <w:gridCol w:w="567"/>
        <w:gridCol w:w="1276"/>
        <w:gridCol w:w="2126"/>
        <w:gridCol w:w="1134"/>
        <w:gridCol w:w="1985"/>
        <w:gridCol w:w="1701"/>
      </w:tblGrid>
      <w:tr w:rsidR="00B50EF7" w:rsidRPr="00B50EF7" w14:paraId="13F40387" w14:textId="77777777" w:rsidTr="00B50EF7">
        <w:tc>
          <w:tcPr>
            <w:tcW w:w="567" w:type="dxa"/>
          </w:tcPr>
          <w:p w14:paraId="6C6DAC7B" w14:textId="77777777" w:rsidR="0047106C" w:rsidRPr="00B50EF7" w:rsidRDefault="0047106C" w:rsidP="00A67894">
            <w:pPr>
              <w:spacing w:line="276" w:lineRule="auto"/>
              <w:jc w:val="center"/>
              <w:rPr>
                <w:b/>
                <w:bCs/>
              </w:rPr>
            </w:pPr>
            <w:r w:rsidRPr="00B50EF7">
              <w:rPr>
                <w:b/>
                <w:bCs/>
              </w:rPr>
              <w:t>No</w:t>
            </w:r>
          </w:p>
        </w:tc>
        <w:tc>
          <w:tcPr>
            <w:tcW w:w="1276" w:type="dxa"/>
          </w:tcPr>
          <w:p w14:paraId="467EDB60" w14:textId="64E13B32" w:rsidR="0047106C" w:rsidRPr="00B50EF7" w:rsidRDefault="0047106C" w:rsidP="00A67894">
            <w:pPr>
              <w:spacing w:line="276" w:lineRule="auto"/>
              <w:jc w:val="center"/>
              <w:rPr>
                <w:b/>
                <w:bCs/>
              </w:rPr>
            </w:pPr>
            <w:r w:rsidRPr="00B50EF7">
              <w:rPr>
                <w:b/>
                <w:bCs/>
              </w:rPr>
              <w:t>Peneliti &amp; Tahun</w:t>
            </w:r>
          </w:p>
        </w:tc>
        <w:tc>
          <w:tcPr>
            <w:tcW w:w="2126" w:type="dxa"/>
          </w:tcPr>
          <w:p w14:paraId="0BB2D2E9" w14:textId="77777777" w:rsidR="0047106C" w:rsidRPr="00B50EF7" w:rsidRDefault="0047106C" w:rsidP="00A67894">
            <w:pPr>
              <w:spacing w:line="276" w:lineRule="auto"/>
              <w:jc w:val="center"/>
              <w:rPr>
                <w:b/>
                <w:bCs/>
              </w:rPr>
            </w:pPr>
            <w:r w:rsidRPr="00B50EF7">
              <w:rPr>
                <w:b/>
                <w:bCs/>
              </w:rPr>
              <w:t>Judul Penelitian</w:t>
            </w:r>
          </w:p>
        </w:tc>
        <w:tc>
          <w:tcPr>
            <w:tcW w:w="1134" w:type="dxa"/>
          </w:tcPr>
          <w:p w14:paraId="6651F0BC" w14:textId="77777777" w:rsidR="0047106C" w:rsidRPr="00B50EF7" w:rsidRDefault="0047106C" w:rsidP="00A67894">
            <w:pPr>
              <w:spacing w:line="276" w:lineRule="auto"/>
              <w:jc w:val="center"/>
              <w:rPr>
                <w:b/>
                <w:bCs/>
              </w:rPr>
            </w:pPr>
            <w:r w:rsidRPr="00B50EF7">
              <w:rPr>
                <w:b/>
                <w:bCs/>
              </w:rPr>
              <w:t>Metode</w:t>
            </w:r>
          </w:p>
        </w:tc>
        <w:tc>
          <w:tcPr>
            <w:tcW w:w="1985" w:type="dxa"/>
          </w:tcPr>
          <w:p w14:paraId="708D500F" w14:textId="77777777" w:rsidR="0047106C" w:rsidRPr="00B50EF7" w:rsidRDefault="0047106C" w:rsidP="00A67894">
            <w:pPr>
              <w:spacing w:line="276" w:lineRule="auto"/>
              <w:jc w:val="center"/>
              <w:rPr>
                <w:b/>
                <w:bCs/>
              </w:rPr>
            </w:pPr>
            <w:r w:rsidRPr="00B50EF7">
              <w:rPr>
                <w:b/>
                <w:bCs/>
              </w:rPr>
              <w:t>Hasil</w:t>
            </w:r>
          </w:p>
        </w:tc>
        <w:tc>
          <w:tcPr>
            <w:tcW w:w="1701" w:type="dxa"/>
          </w:tcPr>
          <w:p w14:paraId="784541A3" w14:textId="77777777" w:rsidR="0047106C" w:rsidRPr="00B50EF7" w:rsidRDefault="0047106C" w:rsidP="00A67894">
            <w:pPr>
              <w:spacing w:line="276" w:lineRule="auto"/>
              <w:jc w:val="center"/>
              <w:rPr>
                <w:b/>
                <w:bCs/>
              </w:rPr>
            </w:pPr>
            <w:r w:rsidRPr="00B50EF7">
              <w:rPr>
                <w:b/>
                <w:bCs/>
              </w:rPr>
              <w:t>Perbedaan</w:t>
            </w:r>
          </w:p>
        </w:tc>
      </w:tr>
      <w:tr w:rsidR="00B50EF7" w:rsidRPr="00B50EF7" w14:paraId="261EA86A" w14:textId="77777777" w:rsidTr="00B50EF7">
        <w:tc>
          <w:tcPr>
            <w:tcW w:w="567" w:type="dxa"/>
          </w:tcPr>
          <w:p w14:paraId="13380885" w14:textId="77777777" w:rsidR="0047106C" w:rsidRPr="00B50EF7" w:rsidRDefault="0047106C" w:rsidP="00A67894">
            <w:pPr>
              <w:spacing w:line="276" w:lineRule="auto"/>
              <w:rPr>
                <w:sz w:val="22"/>
              </w:rPr>
            </w:pPr>
            <w:r w:rsidRPr="00B50EF7">
              <w:rPr>
                <w:sz w:val="22"/>
              </w:rPr>
              <w:t>1</w:t>
            </w:r>
          </w:p>
        </w:tc>
        <w:tc>
          <w:tcPr>
            <w:tcW w:w="1276" w:type="dxa"/>
          </w:tcPr>
          <w:p w14:paraId="67AB8BD0" w14:textId="3852ED1A" w:rsidR="0047106C" w:rsidRPr="00B50EF7" w:rsidRDefault="00B47780" w:rsidP="00A67894">
            <w:pPr>
              <w:spacing w:before="100" w:beforeAutospacing="1" w:after="100" w:afterAutospacing="1" w:line="276" w:lineRule="auto"/>
              <w:rPr>
                <w:rFonts w:eastAsia="Times New Roman" w:cs="Times New Roman"/>
                <w:sz w:val="22"/>
              </w:rPr>
            </w:pPr>
            <w:r w:rsidRPr="00B47780">
              <w:rPr>
                <w:rFonts w:eastAsia="Times New Roman" w:cs="Times New Roman"/>
                <w:sz w:val="22"/>
              </w:rPr>
              <w:t>Lestari et al. (2025)</w:t>
            </w:r>
          </w:p>
        </w:tc>
        <w:tc>
          <w:tcPr>
            <w:tcW w:w="2126" w:type="dxa"/>
          </w:tcPr>
          <w:p w14:paraId="3B1F9EED" w14:textId="79BF409C" w:rsidR="0047106C" w:rsidRPr="00B50EF7" w:rsidRDefault="00B47780" w:rsidP="00A67894">
            <w:pPr>
              <w:spacing w:line="276" w:lineRule="auto"/>
              <w:rPr>
                <w:sz w:val="22"/>
              </w:rPr>
            </w:pPr>
            <w:r w:rsidRPr="00B50EF7">
              <w:rPr>
                <w:sz w:val="22"/>
              </w:rPr>
              <w:t>Rancang Bangun Sistem Informasi Inventaris Sekolah Menggunakan Qr Code pada SMKN 2 Pulau Punjung Berbasis Website</w:t>
            </w:r>
          </w:p>
        </w:tc>
        <w:tc>
          <w:tcPr>
            <w:tcW w:w="1134" w:type="dxa"/>
          </w:tcPr>
          <w:p w14:paraId="4720C74F" w14:textId="71BE4CD9" w:rsidR="0047106C" w:rsidRPr="00B50EF7" w:rsidRDefault="00B47780" w:rsidP="00A67894">
            <w:pPr>
              <w:spacing w:line="276" w:lineRule="auto"/>
              <w:rPr>
                <w:sz w:val="22"/>
              </w:rPr>
            </w:pPr>
            <w:r w:rsidRPr="00B50EF7">
              <w:rPr>
                <w:sz w:val="22"/>
              </w:rPr>
              <w:t>Waterfall</w:t>
            </w:r>
          </w:p>
        </w:tc>
        <w:tc>
          <w:tcPr>
            <w:tcW w:w="1985" w:type="dxa"/>
          </w:tcPr>
          <w:p w14:paraId="40D61CEB" w14:textId="77777777" w:rsidR="00B47780" w:rsidRPr="00B47780" w:rsidRDefault="00B47780" w:rsidP="00A67894">
            <w:pPr>
              <w:spacing w:before="100" w:beforeAutospacing="1" w:after="100" w:afterAutospacing="1" w:line="276" w:lineRule="auto"/>
              <w:rPr>
                <w:rFonts w:eastAsia="Times New Roman" w:cs="Times New Roman"/>
                <w:sz w:val="22"/>
              </w:rPr>
            </w:pPr>
            <w:r w:rsidRPr="00B47780">
              <w:rPr>
                <w:rFonts w:eastAsia="Times New Roman" w:cs="Times New Roman"/>
                <w:sz w:val="22"/>
              </w:rPr>
              <w:t>Mempermudah admin dalam memantau lokasi dan kondisi aset sekolah secara digital.</w:t>
            </w:r>
          </w:p>
          <w:p w14:paraId="4F8AFA0A" w14:textId="1D6328B5" w:rsidR="0047106C" w:rsidRPr="00B50EF7" w:rsidRDefault="0047106C" w:rsidP="00A67894">
            <w:pPr>
              <w:spacing w:line="276" w:lineRule="auto"/>
              <w:rPr>
                <w:rStyle w:val="citation-144"/>
                <w:sz w:val="22"/>
              </w:rPr>
            </w:pPr>
          </w:p>
        </w:tc>
        <w:tc>
          <w:tcPr>
            <w:tcW w:w="1701" w:type="dxa"/>
          </w:tcPr>
          <w:p w14:paraId="21A73165" w14:textId="66232C65" w:rsidR="0047106C" w:rsidRPr="00B50EF7" w:rsidRDefault="00B47780" w:rsidP="00A67894">
            <w:pPr>
              <w:spacing w:line="276" w:lineRule="auto"/>
              <w:rPr>
                <w:rStyle w:val="citation-144"/>
                <w:sz w:val="22"/>
              </w:rPr>
            </w:pPr>
            <w:r w:rsidRPr="00B50EF7">
              <w:rPr>
                <w:sz w:val="22"/>
              </w:rPr>
              <w:t>Objek penelitian pada SMK, sedangkan penelitian ini pada MA.</w:t>
            </w:r>
          </w:p>
        </w:tc>
      </w:tr>
      <w:tr w:rsidR="00B50EF7" w:rsidRPr="00B50EF7" w14:paraId="4D42D383" w14:textId="77777777" w:rsidTr="00B50EF7">
        <w:tc>
          <w:tcPr>
            <w:tcW w:w="567" w:type="dxa"/>
          </w:tcPr>
          <w:p w14:paraId="012FB13F" w14:textId="77777777" w:rsidR="0047106C" w:rsidRPr="00B50EF7" w:rsidRDefault="0047106C" w:rsidP="00A67894">
            <w:pPr>
              <w:spacing w:line="276" w:lineRule="auto"/>
              <w:rPr>
                <w:sz w:val="22"/>
              </w:rPr>
            </w:pPr>
            <w:r w:rsidRPr="00B50EF7">
              <w:rPr>
                <w:sz w:val="22"/>
              </w:rPr>
              <w:t>2</w:t>
            </w:r>
          </w:p>
        </w:tc>
        <w:tc>
          <w:tcPr>
            <w:tcW w:w="1276" w:type="dxa"/>
          </w:tcPr>
          <w:p w14:paraId="1DAF5CFC" w14:textId="231A0EAB" w:rsidR="0047106C" w:rsidRPr="00B50EF7" w:rsidRDefault="00B47780" w:rsidP="00A67894">
            <w:pPr>
              <w:spacing w:before="100" w:beforeAutospacing="1" w:after="100" w:afterAutospacing="1" w:line="276" w:lineRule="auto"/>
              <w:rPr>
                <w:rFonts w:eastAsia="Times New Roman" w:cs="Times New Roman"/>
                <w:sz w:val="22"/>
              </w:rPr>
            </w:pPr>
            <w:r w:rsidRPr="00B50EF7">
              <w:rPr>
                <w:sz w:val="22"/>
              </w:rPr>
              <w:t>Syahputra et al. (2025)</w:t>
            </w:r>
          </w:p>
        </w:tc>
        <w:tc>
          <w:tcPr>
            <w:tcW w:w="2126" w:type="dxa"/>
          </w:tcPr>
          <w:p w14:paraId="6B8EF1A2" w14:textId="6DA0B0AA" w:rsidR="0047106C" w:rsidRPr="00B50EF7" w:rsidRDefault="00B47780" w:rsidP="00A67894">
            <w:pPr>
              <w:spacing w:line="276" w:lineRule="auto"/>
              <w:rPr>
                <w:sz w:val="22"/>
              </w:rPr>
            </w:pPr>
            <w:r w:rsidRPr="00B50EF7">
              <w:rPr>
                <w:sz w:val="22"/>
              </w:rPr>
              <w:t>Rancang Bangun Sistem Informasi Inventaris Aset Berbasis Web (Studi Kasus: Dimension Photography)</w:t>
            </w:r>
          </w:p>
        </w:tc>
        <w:tc>
          <w:tcPr>
            <w:tcW w:w="1134" w:type="dxa"/>
          </w:tcPr>
          <w:p w14:paraId="65D8C122" w14:textId="1E1DCE90" w:rsidR="0047106C" w:rsidRPr="00B50EF7" w:rsidRDefault="00B47780" w:rsidP="00A67894">
            <w:pPr>
              <w:spacing w:line="276" w:lineRule="auto"/>
              <w:rPr>
                <w:sz w:val="22"/>
              </w:rPr>
            </w:pPr>
            <w:r w:rsidRPr="00B50EF7">
              <w:rPr>
                <w:sz w:val="22"/>
              </w:rPr>
              <w:t>Analisis &amp; Implementasi</w:t>
            </w:r>
          </w:p>
        </w:tc>
        <w:tc>
          <w:tcPr>
            <w:tcW w:w="1985" w:type="dxa"/>
          </w:tcPr>
          <w:p w14:paraId="47761F86" w14:textId="6B77B9B5" w:rsidR="0047106C" w:rsidRPr="00B50EF7" w:rsidRDefault="00B47780" w:rsidP="00A67894">
            <w:pPr>
              <w:spacing w:line="276" w:lineRule="auto"/>
              <w:rPr>
                <w:sz w:val="22"/>
              </w:rPr>
            </w:pPr>
            <w:r w:rsidRPr="00B50EF7">
              <w:rPr>
                <w:rStyle w:val="citation-293"/>
                <w:sz w:val="22"/>
              </w:rPr>
              <w:t>Meningkatkan akurasi pencatatan dan efisiensi kerja staf melalui sistem digital terpusat</w:t>
            </w:r>
            <w:r w:rsidRPr="00B50EF7">
              <w:rPr>
                <w:sz w:val="22"/>
              </w:rPr>
              <w:t>.</w:t>
            </w:r>
          </w:p>
        </w:tc>
        <w:tc>
          <w:tcPr>
            <w:tcW w:w="1701" w:type="dxa"/>
          </w:tcPr>
          <w:p w14:paraId="19A44048" w14:textId="7FCCA3B3" w:rsidR="0047106C" w:rsidRPr="00B50EF7" w:rsidRDefault="00B47780" w:rsidP="00A67894">
            <w:pPr>
              <w:spacing w:line="276" w:lineRule="auto"/>
              <w:rPr>
                <w:sz w:val="22"/>
              </w:rPr>
            </w:pPr>
            <w:r w:rsidRPr="00B50EF7">
              <w:rPr>
                <w:sz w:val="22"/>
              </w:rPr>
              <w:t>Fokus pada perusahaan jasa fotografi dan tidak menggunakan QR Code.</w:t>
            </w:r>
          </w:p>
        </w:tc>
      </w:tr>
      <w:tr w:rsidR="00B50EF7" w:rsidRPr="00B50EF7" w14:paraId="29CFF73F" w14:textId="77777777" w:rsidTr="00B50EF7">
        <w:tc>
          <w:tcPr>
            <w:tcW w:w="567" w:type="dxa"/>
          </w:tcPr>
          <w:p w14:paraId="17B91BC3" w14:textId="77777777" w:rsidR="0047106C" w:rsidRPr="00B50EF7" w:rsidRDefault="0047106C" w:rsidP="00A67894">
            <w:pPr>
              <w:spacing w:line="276" w:lineRule="auto"/>
              <w:rPr>
                <w:sz w:val="22"/>
              </w:rPr>
            </w:pPr>
            <w:r w:rsidRPr="00B50EF7">
              <w:rPr>
                <w:sz w:val="22"/>
              </w:rPr>
              <w:t>3</w:t>
            </w:r>
          </w:p>
        </w:tc>
        <w:tc>
          <w:tcPr>
            <w:tcW w:w="1276" w:type="dxa"/>
          </w:tcPr>
          <w:p w14:paraId="336AD325" w14:textId="6971F239" w:rsidR="0047106C" w:rsidRPr="00B50EF7" w:rsidRDefault="00B47780" w:rsidP="00A67894">
            <w:pPr>
              <w:spacing w:line="276" w:lineRule="auto"/>
              <w:rPr>
                <w:sz w:val="22"/>
              </w:rPr>
            </w:pPr>
            <w:r w:rsidRPr="00B50EF7">
              <w:rPr>
                <w:sz w:val="22"/>
              </w:rPr>
              <w:t>Mandala &amp; Susanto (2023)</w:t>
            </w:r>
          </w:p>
        </w:tc>
        <w:tc>
          <w:tcPr>
            <w:tcW w:w="2126" w:type="dxa"/>
          </w:tcPr>
          <w:p w14:paraId="2432FAF9" w14:textId="1C76C758" w:rsidR="0047106C" w:rsidRPr="00B50EF7" w:rsidRDefault="00B47780" w:rsidP="00A67894">
            <w:pPr>
              <w:spacing w:line="276" w:lineRule="auto"/>
              <w:rPr>
                <w:sz w:val="22"/>
              </w:rPr>
            </w:pPr>
            <w:r w:rsidRPr="00B50EF7">
              <w:rPr>
                <w:sz w:val="22"/>
              </w:rPr>
              <w:t>Pengembangan Sistem Inventaris Barang Berbasis QR Code pada Badan Kepegawaian Daerah Provinsi Bengkulu</w:t>
            </w:r>
          </w:p>
        </w:tc>
        <w:tc>
          <w:tcPr>
            <w:tcW w:w="1134" w:type="dxa"/>
          </w:tcPr>
          <w:p w14:paraId="52D2F5B4" w14:textId="3DA90015" w:rsidR="0047106C" w:rsidRPr="00B50EF7" w:rsidRDefault="00B47780" w:rsidP="00A67894">
            <w:pPr>
              <w:spacing w:line="276" w:lineRule="auto"/>
              <w:rPr>
                <w:sz w:val="22"/>
              </w:rPr>
            </w:pPr>
            <w:r w:rsidRPr="00B50EF7">
              <w:rPr>
                <w:sz w:val="22"/>
              </w:rPr>
              <w:t>Prototype</w:t>
            </w:r>
          </w:p>
        </w:tc>
        <w:tc>
          <w:tcPr>
            <w:tcW w:w="1985" w:type="dxa"/>
          </w:tcPr>
          <w:p w14:paraId="0228CCAA" w14:textId="1DD99934" w:rsidR="0047106C" w:rsidRPr="00B50EF7" w:rsidRDefault="00B47780" w:rsidP="00A67894">
            <w:pPr>
              <w:spacing w:line="276" w:lineRule="auto"/>
              <w:rPr>
                <w:rStyle w:val="citation-144"/>
                <w:sz w:val="22"/>
              </w:rPr>
            </w:pPr>
            <w:r w:rsidRPr="00B50EF7">
              <w:rPr>
                <w:rStyle w:val="citation-291"/>
                <w:sz w:val="22"/>
              </w:rPr>
              <w:t>Sistem dinyatakan sangat efektif dengan skor 100% dalam mendukung pemantauan data barang</w:t>
            </w:r>
            <w:r w:rsidRPr="00B50EF7">
              <w:rPr>
                <w:sz w:val="22"/>
              </w:rPr>
              <w:t>.</w:t>
            </w:r>
          </w:p>
        </w:tc>
        <w:tc>
          <w:tcPr>
            <w:tcW w:w="1701" w:type="dxa"/>
          </w:tcPr>
          <w:p w14:paraId="72405A2A" w14:textId="3ED94D7B" w:rsidR="0047106C" w:rsidRPr="00B50EF7" w:rsidRDefault="00B47780" w:rsidP="00A67894">
            <w:pPr>
              <w:spacing w:line="276" w:lineRule="auto"/>
              <w:rPr>
                <w:rStyle w:val="citation-144"/>
                <w:sz w:val="22"/>
              </w:rPr>
            </w:pPr>
            <w:r w:rsidRPr="00B50EF7">
              <w:rPr>
                <w:sz w:val="22"/>
              </w:rPr>
              <w:t>Fokus pada instansi pemerintah (BKD).</w:t>
            </w:r>
          </w:p>
        </w:tc>
      </w:tr>
      <w:tr w:rsidR="00B50EF7" w:rsidRPr="00B50EF7" w14:paraId="5719810A" w14:textId="77777777" w:rsidTr="00B50EF7">
        <w:tc>
          <w:tcPr>
            <w:tcW w:w="567" w:type="dxa"/>
          </w:tcPr>
          <w:p w14:paraId="2A4CEB5A" w14:textId="77777777" w:rsidR="0047106C" w:rsidRPr="00B50EF7" w:rsidRDefault="0047106C" w:rsidP="00A67894">
            <w:pPr>
              <w:spacing w:line="276" w:lineRule="auto"/>
              <w:rPr>
                <w:sz w:val="22"/>
              </w:rPr>
            </w:pPr>
            <w:r w:rsidRPr="00B50EF7">
              <w:rPr>
                <w:sz w:val="22"/>
              </w:rPr>
              <w:t>4</w:t>
            </w:r>
          </w:p>
        </w:tc>
        <w:tc>
          <w:tcPr>
            <w:tcW w:w="1276" w:type="dxa"/>
          </w:tcPr>
          <w:p w14:paraId="63EDAFC3" w14:textId="642288BA" w:rsidR="0047106C" w:rsidRPr="00B50EF7" w:rsidRDefault="00B47780" w:rsidP="00A67894">
            <w:pPr>
              <w:spacing w:before="100" w:beforeAutospacing="1" w:after="100" w:afterAutospacing="1" w:line="276" w:lineRule="auto"/>
              <w:rPr>
                <w:rFonts w:eastAsia="Times New Roman" w:cs="Times New Roman"/>
                <w:sz w:val="22"/>
              </w:rPr>
            </w:pPr>
            <w:r w:rsidRPr="00B50EF7">
              <w:rPr>
                <w:sz w:val="22"/>
              </w:rPr>
              <w:t>Putra et al. (2018)</w:t>
            </w:r>
          </w:p>
        </w:tc>
        <w:tc>
          <w:tcPr>
            <w:tcW w:w="2126" w:type="dxa"/>
          </w:tcPr>
          <w:p w14:paraId="307CC467" w14:textId="66F30CA3" w:rsidR="0047106C" w:rsidRPr="00B50EF7" w:rsidRDefault="00B47780" w:rsidP="00A67894">
            <w:pPr>
              <w:spacing w:line="276" w:lineRule="auto"/>
              <w:rPr>
                <w:sz w:val="22"/>
              </w:rPr>
            </w:pPr>
            <w:r w:rsidRPr="00B50EF7">
              <w:rPr>
                <w:sz w:val="22"/>
              </w:rPr>
              <w:t>Pengembangan Sistem Inventaris Berbasis QR Code Menggunakan Web Service pada Bidang Sarana dan Prasarana STMIK STIKOM Indonesia</w:t>
            </w:r>
          </w:p>
        </w:tc>
        <w:tc>
          <w:tcPr>
            <w:tcW w:w="1134" w:type="dxa"/>
          </w:tcPr>
          <w:p w14:paraId="3D8760DC" w14:textId="175FCBEE" w:rsidR="0047106C" w:rsidRPr="00B50EF7" w:rsidRDefault="00B47780" w:rsidP="00A67894">
            <w:pPr>
              <w:spacing w:line="276" w:lineRule="auto"/>
              <w:rPr>
                <w:sz w:val="22"/>
              </w:rPr>
            </w:pPr>
            <w:r w:rsidRPr="00B50EF7">
              <w:rPr>
                <w:sz w:val="22"/>
              </w:rPr>
              <w:t>Web Service</w:t>
            </w:r>
          </w:p>
        </w:tc>
        <w:tc>
          <w:tcPr>
            <w:tcW w:w="1985" w:type="dxa"/>
          </w:tcPr>
          <w:p w14:paraId="0D9BAFAB" w14:textId="27EBE421" w:rsidR="0047106C" w:rsidRPr="00B50EF7" w:rsidRDefault="00B47780" w:rsidP="00A67894">
            <w:pPr>
              <w:spacing w:line="276" w:lineRule="auto"/>
              <w:rPr>
                <w:sz w:val="22"/>
              </w:rPr>
            </w:pPr>
            <w:r w:rsidRPr="00B50EF7">
              <w:rPr>
                <w:rStyle w:val="citation-289"/>
                <w:sz w:val="22"/>
              </w:rPr>
              <w:t>Mempercepat waktu sinkronisasi data lapangan hingga 50% dibandingkan cara manual</w:t>
            </w:r>
            <w:r w:rsidRPr="00B50EF7">
              <w:rPr>
                <w:sz w:val="22"/>
              </w:rPr>
              <w:t>.</w:t>
            </w:r>
          </w:p>
        </w:tc>
        <w:tc>
          <w:tcPr>
            <w:tcW w:w="1701" w:type="dxa"/>
          </w:tcPr>
          <w:p w14:paraId="28AEDB22" w14:textId="21AD316A" w:rsidR="0047106C" w:rsidRPr="00B50EF7" w:rsidRDefault="00B47780" w:rsidP="00A67894">
            <w:pPr>
              <w:spacing w:line="276" w:lineRule="auto"/>
              <w:rPr>
                <w:sz w:val="22"/>
              </w:rPr>
            </w:pPr>
            <w:r w:rsidRPr="00B50EF7">
              <w:rPr>
                <w:sz w:val="22"/>
              </w:rPr>
              <w:t xml:space="preserve">Menggunakan teknologi </w:t>
            </w:r>
            <w:r w:rsidRPr="00B50EF7">
              <w:rPr>
                <w:i/>
                <w:iCs/>
                <w:sz w:val="22"/>
              </w:rPr>
              <w:t>Web Service</w:t>
            </w:r>
            <w:r w:rsidRPr="00B50EF7">
              <w:rPr>
                <w:sz w:val="22"/>
              </w:rPr>
              <w:t xml:space="preserve"> dan API Google.</w:t>
            </w:r>
          </w:p>
        </w:tc>
      </w:tr>
      <w:tr w:rsidR="00B50EF7" w:rsidRPr="00B50EF7" w14:paraId="39468B94" w14:textId="77777777" w:rsidTr="00B50EF7">
        <w:tc>
          <w:tcPr>
            <w:tcW w:w="567" w:type="dxa"/>
          </w:tcPr>
          <w:p w14:paraId="087846BC" w14:textId="77777777" w:rsidR="0047106C" w:rsidRPr="00B50EF7" w:rsidRDefault="0047106C" w:rsidP="00A67894">
            <w:pPr>
              <w:spacing w:line="276" w:lineRule="auto"/>
              <w:rPr>
                <w:sz w:val="22"/>
              </w:rPr>
            </w:pPr>
            <w:r w:rsidRPr="00B50EF7">
              <w:rPr>
                <w:sz w:val="22"/>
              </w:rPr>
              <w:t>5</w:t>
            </w:r>
          </w:p>
        </w:tc>
        <w:tc>
          <w:tcPr>
            <w:tcW w:w="1276" w:type="dxa"/>
          </w:tcPr>
          <w:p w14:paraId="093E5592" w14:textId="7603BDC3" w:rsidR="0047106C" w:rsidRPr="00B50EF7" w:rsidRDefault="00B47780" w:rsidP="00A67894">
            <w:pPr>
              <w:spacing w:line="276" w:lineRule="auto"/>
              <w:rPr>
                <w:sz w:val="22"/>
              </w:rPr>
            </w:pPr>
            <w:r w:rsidRPr="00B50EF7">
              <w:rPr>
                <w:sz w:val="22"/>
              </w:rPr>
              <w:t>Mudjur et al. (2025)</w:t>
            </w:r>
          </w:p>
        </w:tc>
        <w:tc>
          <w:tcPr>
            <w:tcW w:w="2126" w:type="dxa"/>
          </w:tcPr>
          <w:p w14:paraId="37656927" w14:textId="6CB571D5" w:rsidR="0047106C" w:rsidRPr="00B50EF7" w:rsidRDefault="00B47780" w:rsidP="00A67894">
            <w:pPr>
              <w:spacing w:line="276" w:lineRule="auto"/>
              <w:rPr>
                <w:sz w:val="22"/>
              </w:rPr>
            </w:pPr>
            <w:r w:rsidRPr="00B50EF7">
              <w:rPr>
                <w:sz w:val="22"/>
              </w:rPr>
              <w:t>Penerapan Teknologi QR Code Berbasis Website pada Sistem Manajemen Barang di Toko Filosi Laptop</w:t>
            </w:r>
          </w:p>
        </w:tc>
        <w:tc>
          <w:tcPr>
            <w:tcW w:w="1134" w:type="dxa"/>
          </w:tcPr>
          <w:p w14:paraId="487FCFF7" w14:textId="5E23A17F" w:rsidR="0047106C" w:rsidRPr="00B50EF7" w:rsidRDefault="00B47780" w:rsidP="00A67894">
            <w:pPr>
              <w:spacing w:line="276" w:lineRule="auto"/>
              <w:rPr>
                <w:sz w:val="22"/>
              </w:rPr>
            </w:pPr>
            <w:r w:rsidRPr="00B50EF7">
              <w:rPr>
                <w:sz w:val="22"/>
              </w:rPr>
              <w:t>Agile</w:t>
            </w:r>
          </w:p>
        </w:tc>
        <w:tc>
          <w:tcPr>
            <w:tcW w:w="1985" w:type="dxa"/>
          </w:tcPr>
          <w:p w14:paraId="6A5A058E" w14:textId="03C70BEB" w:rsidR="0047106C" w:rsidRPr="00B50EF7" w:rsidRDefault="00B47780" w:rsidP="00A67894">
            <w:pPr>
              <w:spacing w:line="276" w:lineRule="auto"/>
              <w:rPr>
                <w:rStyle w:val="citation-144"/>
                <w:sz w:val="22"/>
              </w:rPr>
            </w:pPr>
            <w:r w:rsidRPr="00B50EF7">
              <w:rPr>
                <w:rStyle w:val="citation-287"/>
                <w:sz w:val="22"/>
              </w:rPr>
              <w:t xml:space="preserve">Meningkatkan efisiensi operasional dan ketepatan pelacakan stok barang secara </w:t>
            </w:r>
            <w:r w:rsidRPr="00B50EF7">
              <w:rPr>
                <w:rStyle w:val="citation-287"/>
                <w:i/>
                <w:iCs/>
                <w:sz w:val="22"/>
              </w:rPr>
              <w:t>real-time</w:t>
            </w:r>
            <w:r w:rsidRPr="00B50EF7">
              <w:rPr>
                <w:sz w:val="22"/>
              </w:rPr>
              <w:t>.</w:t>
            </w:r>
          </w:p>
        </w:tc>
        <w:tc>
          <w:tcPr>
            <w:tcW w:w="1701" w:type="dxa"/>
          </w:tcPr>
          <w:p w14:paraId="1A93F5B9" w14:textId="5566E6C2" w:rsidR="0047106C" w:rsidRPr="00B50EF7" w:rsidRDefault="00B47780" w:rsidP="00A67894">
            <w:pPr>
              <w:spacing w:line="276" w:lineRule="auto"/>
              <w:rPr>
                <w:rStyle w:val="citation-144"/>
                <w:sz w:val="22"/>
              </w:rPr>
            </w:pPr>
            <w:r w:rsidRPr="00B50EF7">
              <w:rPr>
                <w:sz w:val="22"/>
              </w:rPr>
              <w:t xml:space="preserve">Menggunakan metode </w:t>
            </w:r>
            <w:r w:rsidRPr="00B50EF7">
              <w:rPr>
                <w:i/>
                <w:iCs/>
                <w:sz w:val="22"/>
              </w:rPr>
              <w:t>Agile Software Development</w:t>
            </w:r>
            <w:r w:rsidRPr="00B50EF7">
              <w:rPr>
                <w:sz w:val="22"/>
              </w:rPr>
              <w:t>.</w:t>
            </w:r>
          </w:p>
        </w:tc>
      </w:tr>
    </w:tbl>
    <w:p w14:paraId="7D726131" w14:textId="5F124E1A" w:rsidR="007D1750" w:rsidRPr="00B50EF7" w:rsidRDefault="007D1750" w:rsidP="00A67894">
      <w:pPr>
        <w:spacing w:line="276" w:lineRule="auto"/>
        <w:rPr>
          <w:rFonts w:eastAsiaTheme="majorEastAsia" w:cstheme="majorBidi"/>
          <w:b/>
          <w:color w:val="000000" w:themeColor="text1"/>
          <w:szCs w:val="26"/>
        </w:rPr>
        <w:sectPr w:rsidR="007D1750" w:rsidRPr="00B50EF7" w:rsidSect="00C54962">
          <w:footerReference w:type="default" r:id="rId9"/>
          <w:pgSz w:w="11906" w:h="16838" w:code="9"/>
          <w:pgMar w:top="2268" w:right="1701" w:bottom="1701" w:left="2268" w:header="720" w:footer="720" w:gutter="0"/>
          <w:pgNumType w:start="1"/>
          <w:cols w:space="720"/>
          <w:docGrid w:linePitch="360"/>
        </w:sectPr>
      </w:pPr>
    </w:p>
    <w:p w14:paraId="0C9EECA8" w14:textId="6CC4ED58" w:rsidR="006544C7" w:rsidRPr="00B50EF7" w:rsidRDefault="006544C7" w:rsidP="00A67894">
      <w:pPr>
        <w:pStyle w:val="BAB"/>
        <w:spacing w:line="276" w:lineRule="auto"/>
        <w:jc w:val="left"/>
        <w:rPr>
          <w:lang w:val="id-ID"/>
        </w:rPr>
      </w:pPr>
    </w:p>
    <w:p w14:paraId="4E480224" w14:textId="23CE9B7B" w:rsidR="006544C7" w:rsidRPr="00B50EF7" w:rsidRDefault="006544C7" w:rsidP="00A67894">
      <w:pPr>
        <w:pStyle w:val="BAB"/>
        <w:spacing w:line="276" w:lineRule="auto"/>
        <w:outlineLvl w:val="0"/>
        <w:rPr>
          <w:lang w:val="id-ID"/>
        </w:rPr>
      </w:pPr>
      <w:r w:rsidRPr="00B50EF7">
        <w:rPr>
          <w:lang w:val="id-ID"/>
        </w:rPr>
        <w:t>BAB III</w:t>
      </w:r>
    </w:p>
    <w:p w14:paraId="4057F87D" w14:textId="76E1567E" w:rsidR="00E65615" w:rsidRPr="00B50EF7" w:rsidRDefault="00E65615" w:rsidP="00A67894">
      <w:pPr>
        <w:pStyle w:val="BAB"/>
        <w:spacing w:line="276" w:lineRule="auto"/>
        <w:rPr>
          <w:lang w:val="id-ID"/>
        </w:rPr>
      </w:pPr>
      <w:r w:rsidRPr="00B50EF7">
        <w:rPr>
          <w:lang w:val="id-ID"/>
        </w:rPr>
        <w:t>METODOLOGI PENELITIAN</w:t>
      </w:r>
    </w:p>
    <w:p w14:paraId="60B92C88" w14:textId="09E49E31" w:rsidR="006544C7" w:rsidRPr="00B50EF7" w:rsidRDefault="006544C7" w:rsidP="00A67894">
      <w:pPr>
        <w:pStyle w:val="Heading2"/>
        <w:spacing w:line="276" w:lineRule="auto"/>
      </w:pPr>
      <w:r w:rsidRPr="00B50EF7">
        <w:t>3.1 Teknik Pengumpulan Data</w:t>
      </w:r>
    </w:p>
    <w:p w14:paraId="22957BEB" w14:textId="3D63D956" w:rsidR="00E65615" w:rsidRPr="00B50EF7" w:rsidRDefault="00E65615" w:rsidP="00A67894">
      <w:pPr>
        <w:spacing w:line="276" w:lineRule="auto"/>
        <w:ind w:firstLine="397"/>
        <w:jc w:val="both"/>
      </w:pPr>
      <w:r w:rsidRPr="00B50EF7">
        <w:t>Dalam penelitian ini, teknik pengumpulan data yang digunakan adalah sebagai berikut:</w:t>
      </w:r>
    </w:p>
    <w:p w14:paraId="3A9595D4" w14:textId="5AE7D903" w:rsidR="00E65615" w:rsidRPr="00B50EF7" w:rsidRDefault="00E65615" w:rsidP="007E4F4B">
      <w:pPr>
        <w:pStyle w:val="ListParagraph"/>
        <w:numPr>
          <w:ilvl w:val="0"/>
          <w:numId w:val="6"/>
        </w:numPr>
        <w:spacing w:line="276" w:lineRule="auto"/>
        <w:jc w:val="both"/>
      </w:pPr>
      <w:r w:rsidRPr="00B50EF7">
        <w:t>Observasi</w:t>
      </w:r>
    </w:p>
    <w:p w14:paraId="0B7D2980" w14:textId="22AA64A6" w:rsidR="00E65615" w:rsidRPr="00B50EF7" w:rsidRDefault="00E65615" w:rsidP="00A67894">
      <w:pPr>
        <w:pStyle w:val="ListParagraph"/>
        <w:spacing w:line="276" w:lineRule="auto"/>
        <w:jc w:val="both"/>
      </w:pPr>
      <w:r w:rsidRPr="00B50EF7">
        <w:t>Observasi dilakukan dengan cara mengamati secara langsung proses pengelolaan inventaris aset di Madrasah Aliyah Negeri 2 Hulu Sungai Utara. Tujuan observasi ini adalah untuk mengetahui kondisi sistem yang sedang berjalan serta mengidentifikasi permasalahan yang terjadi.</w:t>
      </w:r>
    </w:p>
    <w:p w14:paraId="7DE3F411" w14:textId="368A40C5" w:rsidR="00E65615" w:rsidRPr="00B50EF7" w:rsidRDefault="00E65615" w:rsidP="007E4F4B">
      <w:pPr>
        <w:pStyle w:val="ListParagraph"/>
        <w:numPr>
          <w:ilvl w:val="0"/>
          <w:numId w:val="6"/>
        </w:numPr>
        <w:spacing w:line="276" w:lineRule="auto"/>
        <w:jc w:val="both"/>
      </w:pPr>
      <w:r w:rsidRPr="00B50EF7">
        <w:t>Wawancara</w:t>
      </w:r>
    </w:p>
    <w:p w14:paraId="70E39669" w14:textId="1E3014BB" w:rsidR="00E65615" w:rsidRPr="00B50EF7" w:rsidRDefault="00E65615" w:rsidP="00A67894">
      <w:pPr>
        <w:pStyle w:val="ListParagraph"/>
        <w:spacing w:line="276" w:lineRule="auto"/>
        <w:jc w:val="both"/>
      </w:pPr>
      <w:r w:rsidRPr="00B50EF7">
        <w:t>Wawancara dilakukan dengan pihak terkait seperti:</w:t>
      </w:r>
    </w:p>
    <w:p w14:paraId="35981670" w14:textId="48E21B28" w:rsidR="00E65615" w:rsidRPr="00B50EF7" w:rsidRDefault="00E65615" w:rsidP="007E4F4B">
      <w:pPr>
        <w:pStyle w:val="ListParagraph"/>
        <w:numPr>
          <w:ilvl w:val="0"/>
          <w:numId w:val="7"/>
        </w:numPr>
        <w:spacing w:line="276" w:lineRule="auto"/>
        <w:jc w:val="both"/>
      </w:pPr>
      <w:r w:rsidRPr="00B50EF7">
        <w:t>Petugas inventaris</w:t>
      </w:r>
    </w:p>
    <w:p w14:paraId="2538A4C0" w14:textId="5521F296" w:rsidR="00E65615" w:rsidRPr="00B50EF7" w:rsidRDefault="00E65615" w:rsidP="007E4F4B">
      <w:pPr>
        <w:pStyle w:val="ListParagraph"/>
        <w:numPr>
          <w:ilvl w:val="0"/>
          <w:numId w:val="7"/>
        </w:numPr>
        <w:spacing w:line="276" w:lineRule="auto"/>
        <w:jc w:val="both"/>
      </w:pPr>
      <w:r w:rsidRPr="00B50EF7">
        <w:t>Staf tata usaha</w:t>
      </w:r>
    </w:p>
    <w:p w14:paraId="1264515E" w14:textId="3955DA43" w:rsidR="00E65615" w:rsidRPr="00B50EF7" w:rsidRDefault="00E65615" w:rsidP="007E4F4B">
      <w:pPr>
        <w:pStyle w:val="ListParagraph"/>
        <w:numPr>
          <w:ilvl w:val="0"/>
          <w:numId w:val="7"/>
        </w:numPr>
        <w:spacing w:line="276" w:lineRule="auto"/>
        <w:jc w:val="both"/>
      </w:pPr>
      <w:r w:rsidRPr="00B50EF7">
        <w:t>Pihak sekolah</w:t>
      </w:r>
    </w:p>
    <w:p w14:paraId="2DA30339" w14:textId="7CFEF4BD" w:rsidR="00E65615" w:rsidRPr="00B50EF7" w:rsidRDefault="00E65615" w:rsidP="00A67894">
      <w:pPr>
        <w:pStyle w:val="ListParagraph"/>
        <w:spacing w:line="276" w:lineRule="auto"/>
        <w:jc w:val="both"/>
      </w:pPr>
      <w:r w:rsidRPr="00B50EF7">
        <w:t>Tujuan wawancara adalah untuk memperoleh informasi yang lebih mendalam mengenai kebutuhan sistem serta kendala yang dihadapi dalam pengelolaan aset.</w:t>
      </w:r>
    </w:p>
    <w:p w14:paraId="5C0004A6" w14:textId="494FAD37" w:rsidR="00E65615" w:rsidRPr="00B50EF7" w:rsidRDefault="00E65615" w:rsidP="007E4F4B">
      <w:pPr>
        <w:pStyle w:val="ListParagraph"/>
        <w:numPr>
          <w:ilvl w:val="0"/>
          <w:numId w:val="6"/>
        </w:numPr>
        <w:spacing w:line="276" w:lineRule="auto"/>
        <w:jc w:val="both"/>
      </w:pPr>
      <w:r w:rsidRPr="00B50EF7">
        <w:t>Studi Dokumentasi</w:t>
      </w:r>
    </w:p>
    <w:p w14:paraId="10B4F11F" w14:textId="31F826B3" w:rsidR="00E65615" w:rsidRPr="00B50EF7" w:rsidRDefault="00E65615" w:rsidP="00A67894">
      <w:pPr>
        <w:pStyle w:val="ListParagraph"/>
        <w:spacing w:line="276" w:lineRule="auto"/>
        <w:jc w:val="both"/>
      </w:pPr>
      <w:r w:rsidRPr="00B50EF7">
        <w:t>Studi dokumentasi dilakukan dengan mengumpulkan data berupa:</w:t>
      </w:r>
    </w:p>
    <w:p w14:paraId="197485CE" w14:textId="4229E996" w:rsidR="00E65615" w:rsidRPr="00B50EF7" w:rsidRDefault="00E65615" w:rsidP="007E4F4B">
      <w:pPr>
        <w:pStyle w:val="ListParagraph"/>
        <w:numPr>
          <w:ilvl w:val="0"/>
          <w:numId w:val="8"/>
        </w:numPr>
        <w:spacing w:line="276" w:lineRule="auto"/>
        <w:jc w:val="both"/>
      </w:pPr>
      <w:r w:rsidRPr="00B50EF7">
        <w:t>Data aset sekolah</w:t>
      </w:r>
    </w:p>
    <w:p w14:paraId="5CF2EC24" w14:textId="4431B98B" w:rsidR="00E65615" w:rsidRPr="00B50EF7" w:rsidRDefault="00E65615" w:rsidP="007E4F4B">
      <w:pPr>
        <w:pStyle w:val="ListParagraph"/>
        <w:numPr>
          <w:ilvl w:val="0"/>
          <w:numId w:val="8"/>
        </w:numPr>
        <w:spacing w:line="276" w:lineRule="auto"/>
        <w:jc w:val="both"/>
      </w:pPr>
      <w:r w:rsidRPr="00B50EF7">
        <w:t>Laporan inventaris</w:t>
      </w:r>
    </w:p>
    <w:p w14:paraId="42A7D998" w14:textId="686E65CD" w:rsidR="00E65615" w:rsidRPr="00B50EF7" w:rsidRDefault="00E65615" w:rsidP="007E4F4B">
      <w:pPr>
        <w:pStyle w:val="ListParagraph"/>
        <w:numPr>
          <w:ilvl w:val="0"/>
          <w:numId w:val="8"/>
        </w:numPr>
        <w:spacing w:line="276" w:lineRule="auto"/>
        <w:jc w:val="both"/>
      </w:pPr>
      <w:r w:rsidRPr="00B50EF7">
        <w:t>Dokumen terkait pengelolaan asset</w:t>
      </w:r>
    </w:p>
    <w:p w14:paraId="29DE90B0" w14:textId="68C57FA2" w:rsidR="00E65615" w:rsidRPr="00B50EF7" w:rsidRDefault="00E65615" w:rsidP="007E4F4B">
      <w:pPr>
        <w:pStyle w:val="ListParagraph"/>
        <w:numPr>
          <w:ilvl w:val="0"/>
          <w:numId w:val="6"/>
        </w:numPr>
        <w:spacing w:line="276" w:lineRule="auto"/>
        <w:jc w:val="both"/>
      </w:pPr>
      <w:r w:rsidRPr="00B50EF7">
        <w:t>Studi Literatur</w:t>
      </w:r>
    </w:p>
    <w:p w14:paraId="7BBE45C9" w14:textId="608719A9" w:rsidR="00E65615" w:rsidRPr="00B50EF7" w:rsidRDefault="00E65615" w:rsidP="00A67894">
      <w:pPr>
        <w:pStyle w:val="ListParagraph"/>
        <w:spacing w:line="276" w:lineRule="auto"/>
        <w:jc w:val="both"/>
      </w:pPr>
      <w:r w:rsidRPr="00B50EF7">
        <w:t>Studi literatur dilakukan dengan mempelajari:</w:t>
      </w:r>
    </w:p>
    <w:p w14:paraId="39F0465B" w14:textId="1EF3822D" w:rsidR="00E65615" w:rsidRPr="00B50EF7" w:rsidRDefault="00E65615" w:rsidP="007E4F4B">
      <w:pPr>
        <w:pStyle w:val="ListParagraph"/>
        <w:numPr>
          <w:ilvl w:val="0"/>
          <w:numId w:val="9"/>
        </w:numPr>
        <w:spacing w:line="276" w:lineRule="auto"/>
        <w:jc w:val="both"/>
      </w:pPr>
      <w:r w:rsidRPr="00B50EF7">
        <w:t>Buku</w:t>
      </w:r>
    </w:p>
    <w:p w14:paraId="7ED5C825" w14:textId="73C5C9E7" w:rsidR="00E65615" w:rsidRPr="00B50EF7" w:rsidRDefault="00E65615" w:rsidP="007E4F4B">
      <w:pPr>
        <w:pStyle w:val="ListParagraph"/>
        <w:numPr>
          <w:ilvl w:val="0"/>
          <w:numId w:val="9"/>
        </w:numPr>
        <w:spacing w:line="276" w:lineRule="auto"/>
        <w:jc w:val="both"/>
      </w:pPr>
      <w:r w:rsidRPr="00B50EF7">
        <w:t>Jurnal ilmiah</w:t>
      </w:r>
    </w:p>
    <w:p w14:paraId="0D193CD9" w14:textId="6ACE79D7" w:rsidR="00E65615" w:rsidRPr="00B50EF7" w:rsidRDefault="00E65615" w:rsidP="007E4F4B">
      <w:pPr>
        <w:pStyle w:val="ListParagraph"/>
        <w:numPr>
          <w:ilvl w:val="0"/>
          <w:numId w:val="9"/>
        </w:numPr>
        <w:spacing w:line="276" w:lineRule="auto"/>
        <w:jc w:val="both"/>
      </w:pPr>
      <w:r w:rsidRPr="00B50EF7">
        <w:t>Artikel terkait sistem informasi dan QR Code</w:t>
      </w:r>
    </w:p>
    <w:p w14:paraId="1A21F379" w14:textId="24B16AF3" w:rsidR="0059691B" w:rsidRDefault="006544C7" w:rsidP="00A67894">
      <w:pPr>
        <w:pStyle w:val="Heading2"/>
        <w:spacing w:line="276" w:lineRule="auto"/>
      </w:pPr>
      <w:r w:rsidRPr="00B50EF7">
        <w:t>3.2  Analisis Sistem yang Berjalan</w:t>
      </w:r>
    </w:p>
    <w:p w14:paraId="4560AC7E" w14:textId="56BE65E5" w:rsidR="00726553" w:rsidRPr="00726553" w:rsidRDefault="00726553" w:rsidP="00A67894">
      <w:pPr>
        <w:spacing w:after="0" w:line="276" w:lineRule="auto"/>
        <w:ind w:firstLine="397"/>
        <w:jc w:val="both"/>
        <w:rPr>
          <w:rFonts w:eastAsia="Times New Roman" w:cs="Times New Roman"/>
          <w:szCs w:val="24"/>
        </w:rPr>
      </w:pPr>
      <w:r w:rsidRPr="00726553">
        <w:rPr>
          <w:rFonts w:eastAsia="Times New Roman" w:cs="Times New Roman"/>
          <w:szCs w:val="24"/>
        </w:rPr>
        <w:t>Analisis sistem yang berjalan dilakukan untuk mengidentifikasi proses bisnis saat ini dalam pengelolaan aset di MAN 2 Hulu Sungai Utara. Tahap ini bertujuan untuk memetakan alur kerja yang ada guna menemukan hambatan atau kelemahan yang menghambat efisiensi operasional sekolah. Saat ini, pendataan terhadap ratusan unit aset, termasuk mebeler, perangkat elektronik, dan alat laboratorium, masih bergantung pada pencatatan fisik dan bantuan lembar kerja elektronik sederhana.</w:t>
      </w:r>
    </w:p>
    <w:p w14:paraId="6157DFB3" w14:textId="77777777" w:rsidR="00726553" w:rsidRPr="00726553" w:rsidRDefault="00726553" w:rsidP="00A67894">
      <w:pPr>
        <w:spacing w:after="0" w:line="276" w:lineRule="auto"/>
        <w:ind w:firstLine="397"/>
        <w:jc w:val="both"/>
        <w:rPr>
          <w:rFonts w:eastAsia="Times New Roman" w:cs="Times New Roman"/>
          <w:szCs w:val="24"/>
          <w:lang w:val="en-US"/>
        </w:rPr>
      </w:pPr>
    </w:p>
    <w:p w14:paraId="2CFAB484" w14:textId="1776EE27" w:rsidR="00B50EF7" w:rsidRDefault="00B50EF7" w:rsidP="007E4F4B">
      <w:pPr>
        <w:pStyle w:val="Heading3"/>
        <w:numPr>
          <w:ilvl w:val="2"/>
          <w:numId w:val="5"/>
        </w:numPr>
        <w:spacing w:line="276" w:lineRule="auto"/>
      </w:pPr>
      <w:r w:rsidRPr="00BF60BE">
        <w:t>Analisa Terhadap Sistem Lama</w:t>
      </w:r>
    </w:p>
    <w:p w14:paraId="2795E55D" w14:textId="77777777" w:rsidR="001A7AB1" w:rsidRDefault="001A7AB1" w:rsidP="00A67894">
      <w:pPr>
        <w:spacing w:line="276" w:lineRule="auto"/>
        <w:ind w:firstLine="397"/>
        <w:jc w:val="both"/>
        <w:rPr>
          <w:rStyle w:val="citation-404"/>
          <w:lang w:val="en-US"/>
        </w:rPr>
      </w:pPr>
      <w:r>
        <w:rPr>
          <w:rStyle w:val="citation-383"/>
        </w:rPr>
        <w:t>Berdasarkan hasil observasi dan wawancara, sistem pengelolaan inventaris yang berjalan saat ini di MAN 2 Hulu Sungai Utara masih mengandalkan metode manual berbasis buku catatan dan lembar kerja elektronik sederhana seperti Microsoft Excel</w:t>
      </w:r>
      <w:r>
        <w:t xml:space="preserve">. </w:t>
      </w:r>
      <w:r>
        <w:rPr>
          <w:rStyle w:val="citation-382"/>
        </w:rPr>
        <w:t>Penggunaan metode konvensional ini sering kali menimbulkan kendala operasional yang signifikan, di mana petugas harus melakukan pengecekan fisik satu per satu dan mencatatnya kembali secara manual sebelum memindahkan data tersebut ke dalam komputer</w:t>
      </w:r>
      <w:r>
        <w:t>.</w:t>
      </w:r>
      <w:r>
        <w:rPr>
          <w:rStyle w:val="citation-404"/>
          <w:lang w:val="en-US"/>
        </w:rPr>
        <w:t xml:space="preserve"> </w:t>
      </w:r>
    </w:p>
    <w:p w14:paraId="1F0C4B6D" w14:textId="3F6F301F" w:rsidR="00337A0C" w:rsidRDefault="001A7AB1" w:rsidP="00A67894">
      <w:pPr>
        <w:spacing w:line="276" w:lineRule="auto"/>
        <w:jc w:val="both"/>
        <w:rPr>
          <w:lang w:val="en-US"/>
        </w:rPr>
      </w:pPr>
      <w:r>
        <w:t>Beberapa kelemahan utama dari sistem yang berjalan saat ini meliputi</w:t>
      </w:r>
      <w:r>
        <w:rPr>
          <w:lang w:val="en-US"/>
        </w:rPr>
        <w:t>:</w:t>
      </w:r>
    </w:p>
    <w:p w14:paraId="3A0EE207" w14:textId="0938CB45" w:rsidR="001A7AB1" w:rsidRPr="001A7AB1" w:rsidRDefault="001A7AB1" w:rsidP="007E4F4B">
      <w:pPr>
        <w:pStyle w:val="ListParagraph"/>
        <w:numPr>
          <w:ilvl w:val="0"/>
          <w:numId w:val="13"/>
        </w:numPr>
        <w:spacing w:line="276" w:lineRule="auto"/>
        <w:jc w:val="both"/>
        <w:rPr>
          <w:lang w:val="en-US"/>
        </w:rPr>
      </w:pPr>
      <w:r>
        <w:rPr>
          <w:rStyle w:val="citation-381"/>
          <w:b/>
          <w:bCs/>
        </w:rPr>
        <w:t>Risiko Kesalahan Pencatatan</w:t>
      </w:r>
      <w:r>
        <w:rPr>
          <w:rStyle w:val="citation-381"/>
        </w:rPr>
        <w:t>: Proses input data manual sangat rentan terhadap kesalahan manusia (</w:t>
      </w:r>
      <w:r>
        <w:rPr>
          <w:rStyle w:val="citation-381"/>
          <w:i/>
          <w:iCs/>
        </w:rPr>
        <w:t>human error</w:t>
      </w:r>
      <w:r>
        <w:rPr>
          <w:rStyle w:val="citation-381"/>
        </w:rPr>
        <w:t>) yang berakibat pada ketidakakuratan data aset</w:t>
      </w:r>
      <w:r>
        <w:t>.</w:t>
      </w:r>
    </w:p>
    <w:p w14:paraId="62DAD3BB" w14:textId="7B3848BC" w:rsidR="001A7AB1" w:rsidRPr="001A7AB1" w:rsidRDefault="001A7AB1" w:rsidP="007E4F4B">
      <w:pPr>
        <w:pStyle w:val="ListParagraph"/>
        <w:numPr>
          <w:ilvl w:val="0"/>
          <w:numId w:val="13"/>
        </w:numPr>
        <w:spacing w:line="276" w:lineRule="auto"/>
        <w:jc w:val="both"/>
        <w:rPr>
          <w:rStyle w:val="citation-380"/>
          <w:lang w:val="en-US"/>
        </w:rPr>
      </w:pPr>
      <w:r>
        <w:rPr>
          <w:rStyle w:val="citation-380"/>
          <w:b/>
          <w:bCs/>
        </w:rPr>
        <w:t>Keterbatasan Aksesibilitas</w:t>
      </w:r>
      <w:r>
        <w:rPr>
          <w:rStyle w:val="citation-380"/>
        </w:rPr>
        <w:t xml:space="preserve">: Data yang tersimpan di dalam buku fisik atau file </w:t>
      </w:r>
      <w:r>
        <w:rPr>
          <w:rStyle w:val="citation-380"/>
          <w:i/>
          <w:iCs/>
        </w:rPr>
        <w:t>spreadsheet</w:t>
      </w:r>
      <w:r>
        <w:rPr>
          <w:rStyle w:val="citation-380"/>
        </w:rPr>
        <w:t xml:space="preserve"> yang tidak terpusat menyulitkan koordinasi antar petugas dalam memantau kondisi aset secara </w:t>
      </w:r>
      <w:r>
        <w:rPr>
          <w:rStyle w:val="citation-380"/>
          <w:i/>
          <w:iCs/>
        </w:rPr>
        <w:t>real-time</w:t>
      </w:r>
    </w:p>
    <w:p w14:paraId="394B4E48" w14:textId="325BEE19" w:rsidR="001A7AB1" w:rsidRPr="001A7AB1" w:rsidRDefault="001A7AB1" w:rsidP="007E4F4B">
      <w:pPr>
        <w:pStyle w:val="ListParagraph"/>
        <w:numPr>
          <w:ilvl w:val="0"/>
          <w:numId w:val="13"/>
        </w:numPr>
        <w:spacing w:line="276" w:lineRule="auto"/>
        <w:jc w:val="both"/>
        <w:rPr>
          <w:lang w:val="en-US"/>
        </w:rPr>
      </w:pPr>
      <w:r>
        <w:rPr>
          <w:rStyle w:val="citation-379"/>
          <w:b/>
          <w:bCs/>
        </w:rPr>
        <w:t>Lambatnya Pencarian Data</w:t>
      </w:r>
      <w:r>
        <w:rPr>
          <w:rStyle w:val="citation-379"/>
        </w:rPr>
        <w:t>: Petugas memerlukan waktu yang cukup lama untuk menemukan informasi spesifik mengenai suatu barang karena harus memilah dokumen secara manual</w:t>
      </w:r>
      <w:r>
        <w:t>.</w:t>
      </w:r>
    </w:p>
    <w:p w14:paraId="0BC9F214" w14:textId="6A28ADF2" w:rsidR="001A7AB1" w:rsidRPr="001A7AB1" w:rsidRDefault="001A7AB1" w:rsidP="007E4F4B">
      <w:pPr>
        <w:pStyle w:val="ListParagraph"/>
        <w:numPr>
          <w:ilvl w:val="0"/>
          <w:numId w:val="13"/>
        </w:numPr>
        <w:spacing w:line="276" w:lineRule="auto"/>
        <w:jc w:val="both"/>
        <w:rPr>
          <w:lang w:val="en-US"/>
        </w:rPr>
      </w:pPr>
      <w:r>
        <w:rPr>
          <w:rStyle w:val="citation-378"/>
          <w:b/>
          <w:bCs/>
        </w:rPr>
        <w:t>Keamanan dan Efisiensi Rendah</w:t>
      </w:r>
      <w:r>
        <w:rPr>
          <w:rStyle w:val="citation-378"/>
        </w:rPr>
        <w:t>: Penyimpanan data manual memiliki risiko kehilangan yang tinggi serta memerlukan proses rekapitulasi yang panjang untuk pembuatan laporan tahunan</w:t>
      </w:r>
      <w:r>
        <w:t>.</w:t>
      </w:r>
    </w:p>
    <w:p w14:paraId="35A61540" w14:textId="17D2A469" w:rsidR="001A7AB1" w:rsidRDefault="001A7AB1" w:rsidP="00A67894">
      <w:pPr>
        <w:spacing w:line="276" w:lineRule="auto"/>
        <w:jc w:val="both"/>
      </w:pPr>
      <w:r>
        <w:rPr>
          <w:noProof/>
          <w:lang w:val="en-US"/>
        </w:rPr>
        <w:lastRenderedPageBreak/>
        <w:drawing>
          <wp:anchor distT="0" distB="0" distL="114300" distR="114300" simplePos="0" relativeHeight="251661312" behindDoc="0" locked="0" layoutInCell="1" allowOverlap="1" wp14:anchorId="5025817F" wp14:editId="694E3698">
            <wp:simplePos x="0" y="0"/>
            <wp:positionH relativeFrom="column">
              <wp:posOffset>1393273</wp:posOffset>
            </wp:positionH>
            <wp:positionV relativeFrom="paragraph">
              <wp:posOffset>780581</wp:posOffset>
            </wp:positionV>
            <wp:extent cx="2329065" cy="5931673"/>
            <wp:effectExtent l="19050" t="19050" r="14605" b="1206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9065" cy="5931673"/>
                    </a:xfrm>
                    <a:prstGeom prst="rect">
                      <a:avLst/>
                    </a:prstGeom>
                    <a:ln>
                      <a:solidFill>
                        <a:schemeClr val="tx1"/>
                      </a:solidFill>
                    </a:ln>
                  </pic:spPr>
                </pic:pic>
              </a:graphicData>
            </a:graphic>
          </wp:anchor>
        </w:drawing>
      </w:r>
      <w:r>
        <w:t xml:space="preserve">Secara visual, kerumitan alur kerja manual dan titik-titik hambatan dalam sistem yang berjalan saat ini dapat dilihat pada </w:t>
      </w:r>
      <w:r>
        <w:rPr>
          <w:b/>
          <w:bCs/>
        </w:rPr>
        <w:t>Gambar 3.1 Flowchart Sistem Lama</w:t>
      </w:r>
      <w:r>
        <w:t xml:space="preserve"> berikut ini:</w:t>
      </w:r>
    </w:p>
    <w:p w14:paraId="182B1842" w14:textId="25B12484" w:rsidR="001A7AB1" w:rsidRPr="001A7AB1" w:rsidRDefault="001A7AB1" w:rsidP="00A67894">
      <w:pPr>
        <w:spacing w:line="276" w:lineRule="auto"/>
        <w:ind w:left="360"/>
        <w:jc w:val="both"/>
        <w:rPr>
          <w:lang w:val="en-US"/>
        </w:rPr>
      </w:pPr>
    </w:p>
    <w:p w14:paraId="71B38EBA" w14:textId="4879B186" w:rsidR="00B50EF7" w:rsidRDefault="00B50EF7" w:rsidP="00A67894">
      <w:pPr>
        <w:pStyle w:val="Heading3"/>
        <w:spacing w:line="276" w:lineRule="auto"/>
        <w:rPr>
          <w:lang w:val="en-US"/>
        </w:rPr>
      </w:pPr>
      <w:r>
        <w:rPr>
          <w:lang w:val="en-US"/>
        </w:rPr>
        <w:t xml:space="preserve">3.2.2 </w:t>
      </w:r>
      <w:proofErr w:type="spellStart"/>
      <w:r>
        <w:rPr>
          <w:lang w:val="en-US"/>
        </w:rPr>
        <w:t>Usulan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Baru</w:t>
      </w:r>
      <w:proofErr w:type="spellEnd"/>
    </w:p>
    <w:p w14:paraId="016FF74F" w14:textId="77777777" w:rsidR="001A7AB1" w:rsidRDefault="001A7AB1" w:rsidP="00A67894">
      <w:pPr>
        <w:spacing w:line="276" w:lineRule="auto"/>
        <w:ind w:firstLine="397"/>
        <w:jc w:val="both"/>
      </w:pPr>
      <w:r>
        <w:rPr>
          <w:rStyle w:val="citation-377"/>
        </w:rPr>
        <w:t xml:space="preserve">Untuk mengatasi berbagai kelemahan pada sistem lama, diusulkan sebuah </w:t>
      </w:r>
      <w:r>
        <w:rPr>
          <w:rStyle w:val="citation-377"/>
          <w:b/>
          <w:bCs/>
        </w:rPr>
        <w:t>Sistem Informasi Inventaris Aset Berbasis Web</w:t>
      </w:r>
      <w:r>
        <w:rPr>
          <w:rStyle w:val="citation-377"/>
        </w:rPr>
        <w:t xml:space="preserve"> yang terintegrasi dengan teknologi </w:t>
      </w:r>
      <w:r>
        <w:rPr>
          <w:rStyle w:val="citation-377"/>
          <w:b/>
          <w:bCs/>
        </w:rPr>
        <w:t>QR Code</w:t>
      </w:r>
      <w:r>
        <w:t xml:space="preserve">. </w:t>
      </w:r>
      <w:r>
        <w:rPr>
          <w:rStyle w:val="citation-376"/>
        </w:rPr>
        <w:t>Sistem ini dirancang untuk mendigitalisasi seluruh proses manajemen aset, mulai dari pendataan, mutasi, hingga pelaporan secara otomatis</w:t>
      </w:r>
      <w:r>
        <w:t>.</w:t>
      </w:r>
    </w:p>
    <w:p w14:paraId="062FEDA6" w14:textId="67B40D52" w:rsidR="001A7AB1" w:rsidRDefault="001A7AB1" w:rsidP="00A67894">
      <w:pPr>
        <w:spacing w:line="276" w:lineRule="auto"/>
        <w:jc w:val="both"/>
      </w:pPr>
      <w:r>
        <w:lastRenderedPageBreak/>
        <w:t>Perubahan mendasar dalam usulan sistem baru ini mencakup:</w:t>
      </w:r>
    </w:p>
    <w:p w14:paraId="242D0628" w14:textId="30D98A45" w:rsidR="001A7AB1" w:rsidRPr="001A7AB1" w:rsidRDefault="001A7AB1" w:rsidP="007E4F4B">
      <w:pPr>
        <w:pStyle w:val="ListParagraph"/>
        <w:numPr>
          <w:ilvl w:val="0"/>
          <w:numId w:val="14"/>
        </w:numPr>
        <w:spacing w:line="276" w:lineRule="auto"/>
        <w:jc w:val="both"/>
        <w:rPr>
          <w:lang w:val="en-US"/>
        </w:rPr>
      </w:pPr>
      <w:r>
        <w:rPr>
          <w:rStyle w:val="citation-375"/>
          <w:b/>
          <w:bCs/>
        </w:rPr>
        <w:t>Otomasi Identifikasi</w:t>
      </w:r>
      <w:r>
        <w:rPr>
          <w:rStyle w:val="citation-375"/>
        </w:rPr>
        <w:t>: Penggunaan label QR Code pada setiap aset memungkinkan petugas melakukan identifikasi barang secara instan hanya dengan memindai kode menggunakan perangkat seluler</w:t>
      </w:r>
      <w:r>
        <w:t>.</w:t>
      </w:r>
    </w:p>
    <w:p w14:paraId="249A3E14" w14:textId="3ED39416" w:rsidR="001A7AB1" w:rsidRPr="001A7AB1" w:rsidRDefault="001A7AB1" w:rsidP="007E4F4B">
      <w:pPr>
        <w:pStyle w:val="ListParagraph"/>
        <w:numPr>
          <w:ilvl w:val="0"/>
          <w:numId w:val="14"/>
        </w:numPr>
        <w:spacing w:line="276" w:lineRule="auto"/>
        <w:jc w:val="both"/>
        <w:rPr>
          <w:lang w:val="en-US"/>
        </w:rPr>
      </w:pPr>
      <w:r>
        <w:rPr>
          <w:rStyle w:val="citation-374"/>
          <w:b/>
          <w:bCs/>
        </w:rPr>
        <w:t>Sentralisasi Pangkalan Data</w:t>
      </w:r>
      <w:r>
        <w:rPr>
          <w:rStyle w:val="citation-374"/>
        </w:rPr>
        <w:t>: Seluruh informasi disimpan dalam basis data MySQL yang relasional, memastikan integritas data dan mempermudah akses bagi pihak-pihak yang memiliki wewenang</w:t>
      </w:r>
      <w:r>
        <w:t>.</w:t>
      </w:r>
    </w:p>
    <w:p w14:paraId="55E4F106" w14:textId="3630DD2A" w:rsidR="001A7AB1" w:rsidRPr="001A7AB1" w:rsidRDefault="001A7AB1" w:rsidP="007E4F4B">
      <w:pPr>
        <w:pStyle w:val="ListParagraph"/>
        <w:numPr>
          <w:ilvl w:val="0"/>
          <w:numId w:val="14"/>
        </w:numPr>
        <w:spacing w:line="276" w:lineRule="auto"/>
        <w:jc w:val="both"/>
        <w:rPr>
          <w:lang w:val="en-US"/>
        </w:rPr>
      </w:pPr>
      <w:r>
        <w:rPr>
          <w:rStyle w:val="citation-373"/>
          <w:b/>
          <w:bCs/>
        </w:rPr>
        <w:t>Pelaporan Akurat</w:t>
      </w:r>
      <w:r>
        <w:rPr>
          <w:rStyle w:val="citation-373"/>
        </w:rPr>
        <w:t>: Sistem mampu menjana berbagai jenis laporan secara instan dalam format digital, sehingga mendukung pengambilan keputusan yang lebih cepat oleh pihak pimpinan</w:t>
      </w:r>
      <w:r>
        <w:t>.</w:t>
      </w:r>
    </w:p>
    <w:p w14:paraId="0BA176F1" w14:textId="114AAE7C" w:rsidR="001A7AB1" w:rsidRPr="001A7AB1" w:rsidRDefault="001A7AB1" w:rsidP="00A67894">
      <w:pPr>
        <w:spacing w:line="276" w:lineRule="auto"/>
        <w:jc w:val="both"/>
        <w:rPr>
          <w:lang w:val="en-US"/>
        </w:rPr>
      </w:pPr>
      <w:r>
        <w:t xml:space="preserve">Alur interaksi antara Admin, Petugas, dan Sistem dalam mengolah data inventaris secara terpadu digambarkan melalui </w:t>
      </w:r>
      <w:r>
        <w:rPr>
          <w:b/>
          <w:bCs/>
        </w:rPr>
        <w:t>Gambar 3.2 Flowmap Sistem Usulan</w:t>
      </w:r>
      <w:r>
        <w:t xml:space="preserve"> sebagai berikut:</w:t>
      </w:r>
    </w:p>
    <w:p w14:paraId="23813117" w14:textId="21BB14DE" w:rsidR="00337A0C" w:rsidRPr="00337A0C" w:rsidRDefault="00337A0C" w:rsidP="00A67894">
      <w:pPr>
        <w:spacing w:line="276" w:lineRule="auto"/>
        <w:rPr>
          <w:lang w:val="en-US"/>
        </w:rPr>
      </w:pPr>
      <w:r>
        <w:rPr>
          <w:noProof/>
          <w:lang w:val="en-US"/>
        </w:rPr>
        <w:drawing>
          <wp:inline distT="0" distB="0" distL="0" distR="0" wp14:anchorId="211C47BE" wp14:editId="442131A0">
            <wp:extent cx="5039995" cy="3952875"/>
            <wp:effectExtent l="19050" t="19050" r="2730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3952875"/>
                    </a:xfrm>
                    <a:prstGeom prst="rect">
                      <a:avLst/>
                    </a:prstGeom>
                    <a:ln>
                      <a:solidFill>
                        <a:schemeClr val="tx1"/>
                      </a:solidFill>
                    </a:ln>
                  </pic:spPr>
                </pic:pic>
              </a:graphicData>
            </a:graphic>
          </wp:inline>
        </w:drawing>
      </w:r>
    </w:p>
    <w:p w14:paraId="3E554ED5" w14:textId="632E87AD" w:rsidR="006544C7" w:rsidRPr="00B50EF7" w:rsidRDefault="006544C7" w:rsidP="00A67894">
      <w:pPr>
        <w:pStyle w:val="Heading2"/>
        <w:spacing w:line="276" w:lineRule="auto"/>
      </w:pPr>
      <w:r w:rsidRPr="00B50EF7">
        <w:t>3.3 Analisis Kebutuhan Sistem</w:t>
      </w:r>
    </w:p>
    <w:p w14:paraId="0B17EB04" w14:textId="28A392CA" w:rsidR="0047106C" w:rsidRPr="00B50EF7" w:rsidRDefault="0047106C" w:rsidP="00A67894">
      <w:pPr>
        <w:spacing w:line="276" w:lineRule="auto"/>
        <w:ind w:firstLine="397"/>
        <w:jc w:val="both"/>
      </w:pPr>
      <w:r w:rsidRPr="00B50EF7">
        <w:rPr>
          <w:rStyle w:val="citation-168"/>
        </w:rPr>
        <w:t>Analisis kebutuhan sistem dilakukan untuk menentukan keperluan spesifik yang harus dipenuhi oleh sistem agar dapat berjalan sesuai dengan tujuan penelitian</w:t>
      </w:r>
      <w:r w:rsidRPr="00B50EF7">
        <w:t xml:space="preserve">. </w:t>
      </w:r>
      <w:r w:rsidRPr="00B50EF7">
        <w:rPr>
          <w:rStyle w:val="citation-167"/>
        </w:rPr>
        <w:t xml:space="preserve">Tahap ini merangkumi pengumpulan data mengenai fungsi-fungsi yang </w:t>
      </w:r>
      <w:r w:rsidRPr="00B50EF7">
        <w:rPr>
          <w:rStyle w:val="citation-167"/>
        </w:rPr>
        <w:lastRenderedPageBreak/>
        <w:t>diperlukan oleh pengguna serta kriteria kualiti yang harus dijaga agar sistem dapat berfungsi dengan efektif di MAN 2 Hulu Sungai Utara</w:t>
      </w:r>
      <w:r w:rsidRPr="00B50EF7">
        <w:t>.</w:t>
      </w:r>
    </w:p>
    <w:p w14:paraId="18613B41" w14:textId="1E2FB1AC" w:rsidR="0059691B" w:rsidRPr="00B50EF7" w:rsidRDefault="0059691B" w:rsidP="00A67894">
      <w:pPr>
        <w:pStyle w:val="Heading3"/>
        <w:spacing w:line="276" w:lineRule="auto"/>
      </w:pPr>
      <w:r w:rsidRPr="00B50EF7">
        <w:t>3.3.1 Kebutuhan Fungsional</w:t>
      </w:r>
    </w:p>
    <w:p w14:paraId="4A757BCC" w14:textId="7CC117A2" w:rsidR="00D34260" w:rsidRPr="00B50EF7" w:rsidRDefault="0047106C" w:rsidP="00A67894">
      <w:pPr>
        <w:spacing w:line="276" w:lineRule="auto"/>
        <w:ind w:firstLine="397"/>
        <w:jc w:val="both"/>
      </w:pPr>
      <w:r w:rsidRPr="00B50EF7">
        <w:rPr>
          <w:rStyle w:val="citation-166"/>
        </w:rPr>
        <w:t>Kebutuhan fungsional menerangkan proses-proses yang akan dilakukan oleh sistem dan maklumat yang akan diolah di dalamnya</w:t>
      </w:r>
      <w:r w:rsidRPr="00B50EF7">
        <w:t>. Berdasarkan rancangan model sistem, keperluan fungsian bagi sistem ini adalah:</w:t>
      </w:r>
    </w:p>
    <w:p w14:paraId="16B49F36" w14:textId="76548B12" w:rsidR="0047106C" w:rsidRPr="00B50EF7" w:rsidRDefault="0047106C" w:rsidP="007E4F4B">
      <w:pPr>
        <w:pStyle w:val="ListParagraph"/>
        <w:numPr>
          <w:ilvl w:val="0"/>
          <w:numId w:val="10"/>
        </w:numPr>
        <w:spacing w:line="276" w:lineRule="auto"/>
        <w:jc w:val="both"/>
      </w:pPr>
      <w:r w:rsidRPr="00B50EF7">
        <w:rPr>
          <w:rStyle w:val="citation-165"/>
          <w:b/>
          <w:bCs/>
        </w:rPr>
        <w:t>Sistem Log Masuk</w:t>
      </w:r>
      <w:r w:rsidRPr="00B50EF7">
        <w:rPr>
          <w:rStyle w:val="citation-165"/>
        </w:rPr>
        <w:t xml:space="preserve">: Sistem harus menyediakan fitur pengesahan pengguna (Admin dan Petugas) dengan menggunakan </w:t>
      </w:r>
      <w:r w:rsidRPr="00B50EF7">
        <w:rPr>
          <w:rStyle w:val="citation-165"/>
          <w:i/>
          <w:iCs/>
        </w:rPr>
        <w:t>username</w:t>
      </w:r>
      <w:r w:rsidRPr="00B50EF7">
        <w:rPr>
          <w:rStyle w:val="citation-165"/>
        </w:rPr>
        <w:t xml:space="preserve"> dan kata laluan yang telah disandikan</w:t>
      </w:r>
      <w:r w:rsidRPr="00B50EF7">
        <w:t>.</w:t>
      </w:r>
    </w:p>
    <w:p w14:paraId="2468217C" w14:textId="56565D81" w:rsidR="0047106C" w:rsidRPr="00B50EF7" w:rsidRDefault="0047106C" w:rsidP="007E4F4B">
      <w:pPr>
        <w:pStyle w:val="ListParagraph"/>
        <w:numPr>
          <w:ilvl w:val="0"/>
          <w:numId w:val="10"/>
        </w:numPr>
        <w:spacing w:line="276" w:lineRule="auto"/>
        <w:jc w:val="both"/>
      </w:pPr>
      <w:r w:rsidRPr="00B50EF7">
        <w:rPr>
          <w:rStyle w:val="citation-164"/>
          <w:b/>
          <w:bCs/>
        </w:rPr>
        <w:t>Pengurusan Data Aset</w:t>
      </w:r>
      <w:r w:rsidRPr="00B50EF7">
        <w:rPr>
          <w:rStyle w:val="citation-164"/>
        </w:rPr>
        <w:t>: Sistem mesti membolehkan Admin untuk menambah, melihat, mengemas kini, dan memadam data aset (mebeler, elektronik, alat makmal) secara tersusun</w:t>
      </w:r>
      <w:r w:rsidRPr="00B50EF7">
        <w:t>.</w:t>
      </w:r>
    </w:p>
    <w:p w14:paraId="4A4E12E7" w14:textId="66E50852" w:rsidR="0047106C" w:rsidRPr="00B50EF7" w:rsidRDefault="0047106C" w:rsidP="007E4F4B">
      <w:pPr>
        <w:pStyle w:val="ListParagraph"/>
        <w:numPr>
          <w:ilvl w:val="0"/>
          <w:numId w:val="10"/>
        </w:numPr>
        <w:spacing w:line="276" w:lineRule="auto"/>
        <w:jc w:val="both"/>
      </w:pPr>
      <w:r w:rsidRPr="00B50EF7">
        <w:rPr>
          <w:rStyle w:val="citation-163"/>
          <w:b/>
          <w:bCs/>
        </w:rPr>
        <w:t>Fitur Generate QR Code</w:t>
      </w:r>
      <w:r w:rsidRPr="00B50EF7">
        <w:rPr>
          <w:rStyle w:val="citation-163"/>
        </w:rPr>
        <w:t>: Sistem wajib memiliki kemampuan untuk menjana kod QR unik bagi setiap aset yang didaftarkan sebagai media identifikasi fizikal</w:t>
      </w:r>
      <w:r w:rsidRPr="00B50EF7">
        <w:t>.</w:t>
      </w:r>
    </w:p>
    <w:p w14:paraId="7B7D10CB" w14:textId="6EDD3618" w:rsidR="0047106C" w:rsidRPr="00B50EF7" w:rsidRDefault="0047106C" w:rsidP="007E4F4B">
      <w:pPr>
        <w:pStyle w:val="ListParagraph"/>
        <w:numPr>
          <w:ilvl w:val="0"/>
          <w:numId w:val="10"/>
        </w:numPr>
        <w:spacing w:line="276" w:lineRule="auto"/>
        <w:jc w:val="both"/>
      </w:pPr>
      <w:r w:rsidRPr="00B50EF7">
        <w:rPr>
          <w:rStyle w:val="citation-162"/>
          <w:b/>
          <w:bCs/>
        </w:rPr>
        <w:t>Modul Mutasi Aset</w:t>
      </w:r>
      <w:r w:rsidRPr="00B50EF7">
        <w:rPr>
          <w:rStyle w:val="citation-162"/>
        </w:rPr>
        <w:t>: Sistem harus mampu merekodkan sejarah perpindahan aset dari satu lokasi atau ruangan ke ruangan lain di dalam sekolah</w:t>
      </w:r>
      <w:r w:rsidRPr="00B50EF7">
        <w:t>.</w:t>
      </w:r>
    </w:p>
    <w:p w14:paraId="3771363F" w14:textId="51D4BDFE" w:rsidR="0047106C" w:rsidRPr="00B50EF7" w:rsidRDefault="0047106C" w:rsidP="007E4F4B">
      <w:pPr>
        <w:pStyle w:val="ListParagraph"/>
        <w:numPr>
          <w:ilvl w:val="0"/>
          <w:numId w:val="10"/>
        </w:numPr>
        <w:spacing w:line="276" w:lineRule="auto"/>
        <w:jc w:val="both"/>
      </w:pPr>
      <w:r w:rsidRPr="00B50EF7">
        <w:rPr>
          <w:rStyle w:val="citation-161"/>
          <w:b/>
          <w:bCs/>
        </w:rPr>
        <w:t>Pengurusan Peminjaman</w:t>
      </w:r>
      <w:r w:rsidRPr="00B50EF7">
        <w:rPr>
          <w:rStyle w:val="citation-161"/>
        </w:rPr>
        <w:t xml:space="preserve">: Sistem perlu menyediakan fitur untuk mencatat peminjaman aset oleh kakitangan bagi memantau status keberadaan barang secara </w:t>
      </w:r>
      <w:r w:rsidRPr="00B50EF7">
        <w:rPr>
          <w:rStyle w:val="citation-161"/>
          <w:i/>
          <w:iCs/>
        </w:rPr>
        <w:t>real-time</w:t>
      </w:r>
      <w:r w:rsidRPr="00B50EF7">
        <w:t>.</w:t>
      </w:r>
    </w:p>
    <w:p w14:paraId="6989A1DF" w14:textId="45BFAC93" w:rsidR="0047106C" w:rsidRPr="00B50EF7" w:rsidRDefault="0047106C" w:rsidP="007E4F4B">
      <w:pPr>
        <w:pStyle w:val="ListParagraph"/>
        <w:numPr>
          <w:ilvl w:val="0"/>
          <w:numId w:val="10"/>
        </w:numPr>
        <w:spacing w:line="276" w:lineRule="auto"/>
        <w:jc w:val="both"/>
      </w:pPr>
      <w:r w:rsidRPr="00B50EF7">
        <w:rPr>
          <w:rStyle w:val="citation-160"/>
          <w:b/>
          <w:bCs/>
        </w:rPr>
        <w:t>Penjanaan Laporan</w:t>
      </w:r>
      <w:r w:rsidRPr="00B50EF7">
        <w:rPr>
          <w:rStyle w:val="citation-160"/>
        </w:rPr>
        <w:t>: Sistem mesti boleh menjana laporan inventori, laporan mutasi, dan laporan peminjaman dalam format PDF atau Excel untuk tujuan pertanggungjawaban</w:t>
      </w:r>
      <w:r w:rsidRPr="00B50EF7">
        <w:t>.</w:t>
      </w:r>
    </w:p>
    <w:p w14:paraId="654C6987" w14:textId="5D04BCE1" w:rsidR="0047106C" w:rsidRPr="00B50EF7" w:rsidRDefault="0047106C" w:rsidP="007E4F4B">
      <w:pPr>
        <w:pStyle w:val="ListParagraph"/>
        <w:numPr>
          <w:ilvl w:val="0"/>
          <w:numId w:val="10"/>
        </w:numPr>
        <w:spacing w:line="276" w:lineRule="auto"/>
        <w:jc w:val="both"/>
      </w:pPr>
      <w:r w:rsidRPr="00B50EF7">
        <w:rPr>
          <w:rStyle w:val="citation-159"/>
          <w:b/>
          <w:bCs/>
        </w:rPr>
        <w:t>Log Aktiviti</w:t>
      </w:r>
      <w:r w:rsidRPr="00B50EF7">
        <w:rPr>
          <w:rStyle w:val="citation-159"/>
        </w:rPr>
        <w:t>: Sistem harus merekodkan setiap tindakan penting yang dilakukan oleh pengguna ke dalam riwayat aktiviti untuk tujuan audit dan keselamatan</w:t>
      </w:r>
      <w:r w:rsidRPr="00B50EF7">
        <w:t>.</w:t>
      </w:r>
    </w:p>
    <w:p w14:paraId="2F027602" w14:textId="673BF8DA" w:rsidR="00D34260" w:rsidRPr="00B50EF7" w:rsidRDefault="00D34260" w:rsidP="00A67894">
      <w:pPr>
        <w:pStyle w:val="Heading3"/>
        <w:spacing w:line="276" w:lineRule="auto"/>
      </w:pPr>
      <w:r w:rsidRPr="00B50EF7">
        <w:t>3.3.2 Kebutuhan Non-Fungsional</w:t>
      </w:r>
    </w:p>
    <w:p w14:paraId="02C6B504" w14:textId="6920219C" w:rsidR="0047106C" w:rsidRPr="00B50EF7" w:rsidRDefault="0047106C" w:rsidP="00A67894">
      <w:pPr>
        <w:spacing w:line="276" w:lineRule="auto"/>
        <w:ind w:firstLine="397"/>
        <w:jc w:val="both"/>
      </w:pPr>
      <w:r w:rsidRPr="00B50EF7">
        <w:rPr>
          <w:rStyle w:val="citation-158"/>
        </w:rPr>
        <w:t>Kebutuhan non-fungsional adalah keperluan yang berkaitan dengan sifat-sifat sistem atau batasan yang menentukan kualiti perkhidmatan sistem tersebut</w:t>
      </w:r>
      <w:r w:rsidRPr="00B50EF7">
        <w:t>. Keperluan tersebut meliputi:</w:t>
      </w:r>
    </w:p>
    <w:p w14:paraId="10B64EF7" w14:textId="06DF94E5" w:rsidR="0047106C" w:rsidRPr="00B50EF7" w:rsidRDefault="0047106C" w:rsidP="007E4F4B">
      <w:pPr>
        <w:pStyle w:val="ListParagraph"/>
        <w:numPr>
          <w:ilvl w:val="0"/>
          <w:numId w:val="11"/>
        </w:numPr>
        <w:spacing w:line="276" w:lineRule="auto"/>
        <w:jc w:val="both"/>
      </w:pPr>
      <w:r w:rsidRPr="00B50EF7">
        <w:rPr>
          <w:rStyle w:val="citation-157"/>
          <w:b/>
          <w:bCs/>
        </w:rPr>
        <w:t>Keamanan (Security)</w:t>
      </w:r>
      <w:r w:rsidRPr="00B50EF7">
        <w:rPr>
          <w:rStyle w:val="citation-157"/>
        </w:rPr>
        <w:t xml:space="preserve">: Penggunaan teknik </w:t>
      </w:r>
      <w:r w:rsidRPr="00B50EF7">
        <w:rPr>
          <w:rStyle w:val="citation-157"/>
          <w:i/>
          <w:iCs/>
        </w:rPr>
        <w:t>Prepared Statements</w:t>
      </w:r>
      <w:r w:rsidRPr="00B50EF7">
        <w:rPr>
          <w:rStyle w:val="citation-157"/>
        </w:rPr>
        <w:t xml:space="preserve"> (PDO) untuk mencegah serangan </w:t>
      </w:r>
      <w:r w:rsidRPr="00B50EF7">
        <w:rPr>
          <w:rStyle w:val="citation-157"/>
          <w:i/>
          <w:iCs/>
        </w:rPr>
        <w:t>SQL Injection</w:t>
      </w:r>
      <w:r w:rsidRPr="00B50EF7">
        <w:rPr>
          <w:rStyle w:val="citation-157"/>
        </w:rPr>
        <w:t xml:space="preserve"> serta fungsi </w:t>
      </w:r>
      <w:r w:rsidRPr="00B50EF7">
        <w:rPr>
          <w:rStyle w:val="citation-157"/>
          <w:rFonts w:ascii="Courier New" w:hAnsi="Courier New" w:cs="Courier New"/>
          <w:sz w:val="20"/>
          <w:szCs w:val="20"/>
        </w:rPr>
        <w:t>password_verify()</w:t>
      </w:r>
      <w:r w:rsidRPr="00B50EF7">
        <w:rPr>
          <w:rStyle w:val="citation-157"/>
        </w:rPr>
        <w:t xml:space="preserve"> untuk melindungi akaun pengguna</w:t>
      </w:r>
      <w:r w:rsidRPr="00B50EF7">
        <w:t>.</w:t>
      </w:r>
    </w:p>
    <w:p w14:paraId="4A5FC525" w14:textId="52020DA4" w:rsidR="0047106C" w:rsidRPr="00B50EF7" w:rsidRDefault="0047106C" w:rsidP="007E4F4B">
      <w:pPr>
        <w:pStyle w:val="ListParagraph"/>
        <w:numPr>
          <w:ilvl w:val="0"/>
          <w:numId w:val="11"/>
        </w:numPr>
        <w:spacing w:line="276" w:lineRule="auto"/>
        <w:jc w:val="both"/>
      </w:pPr>
      <w:r w:rsidRPr="00B50EF7">
        <w:rPr>
          <w:rStyle w:val="citation-156"/>
          <w:b/>
          <w:bCs/>
        </w:rPr>
        <w:t>Antara Muka (Usability)</w:t>
      </w:r>
      <w:r w:rsidRPr="00B50EF7">
        <w:rPr>
          <w:rStyle w:val="citation-156"/>
        </w:rPr>
        <w:t xml:space="preserve">: Sistem dibina menggunakan </w:t>
      </w:r>
      <w:r w:rsidRPr="00B50EF7">
        <w:rPr>
          <w:rStyle w:val="citation-156"/>
          <w:i/>
          <w:iCs/>
        </w:rPr>
        <w:t>framework</w:t>
      </w:r>
      <w:r w:rsidRPr="00B50EF7">
        <w:rPr>
          <w:rStyle w:val="citation-156"/>
        </w:rPr>
        <w:t xml:space="preserve"> Bootstrap untuk memastikan paparan antarmuka yang bersih, mesra pengguna, dan responsif pada pelbagai peranti</w:t>
      </w:r>
      <w:r w:rsidRPr="00B50EF7">
        <w:t>.</w:t>
      </w:r>
    </w:p>
    <w:p w14:paraId="33D24058" w14:textId="14ACDCE5" w:rsidR="0047106C" w:rsidRPr="00B50EF7" w:rsidRDefault="0047106C" w:rsidP="007E4F4B">
      <w:pPr>
        <w:pStyle w:val="ListParagraph"/>
        <w:numPr>
          <w:ilvl w:val="0"/>
          <w:numId w:val="11"/>
        </w:numPr>
        <w:spacing w:line="276" w:lineRule="auto"/>
        <w:jc w:val="both"/>
      </w:pPr>
      <w:r w:rsidRPr="00B50EF7">
        <w:rPr>
          <w:rStyle w:val="citation-155"/>
          <w:b/>
          <w:bCs/>
        </w:rPr>
        <w:lastRenderedPageBreak/>
        <w:t>Prestasi (Performance)</w:t>
      </w:r>
      <w:r w:rsidRPr="00B50EF7">
        <w:rPr>
          <w:rStyle w:val="citation-155"/>
        </w:rPr>
        <w:t>: Sistem harus mampu melakukan proses pembacaan kod QR dengan cepat dan penjanaan laporan tanpa memerlukan masa menunggu yang lama</w:t>
      </w:r>
      <w:r w:rsidRPr="00B50EF7">
        <w:t>.</w:t>
      </w:r>
    </w:p>
    <w:p w14:paraId="46A30460" w14:textId="3CE4BFDA" w:rsidR="0047106C" w:rsidRPr="00B50EF7" w:rsidRDefault="0047106C" w:rsidP="007E4F4B">
      <w:pPr>
        <w:pStyle w:val="ListParagraph"/>
        <w:numPr>
          <w:ilvl w:val="0"/>
          <w:numId w:val="11"/>
        </w:numPr>
        <w:spacing w:line="276" w:lineRule="auto"/>
        <w:jc w:val="both"/>
      </w:pPr>
      <w:r w:rsidRPr="00B50EF7">
        <w:rPr>
          <w:rStyle w:val="citation-154"/>
          <w:b/>
          <w:bCs/>
        </w:rPr>
        <w:t>Ketersediaan (Availability)</w:t>
      </w:r>
      <w:r w:rsidRPr="00B50EF7">
        <w:rPr>
          <w:rStyle w:val="citation-154"/>
        </w:rPr>
        <w:t>: Oleh kerana sistem ini berasaskan web, ia mesti dapat diakses pada bila-bila masa melalui pelayar web selagi terdapat sambungan ke pelayan pangkalan data</w:t>
      </w:r>
      <w:r w:rsidRPr="00B50EF7">
        <w:t>.</w:t>
      </w:r>
    </w:p>
    <w:p w14:paraId="2EA0F3E0" w14:textId="248B8E5E" w:rsidR="0047106C" w:rsidRPr="00B50EF7" w:rsidRDefault="0047106C" w:rsidP="007E4F4B">
      <w:pPr>
        <w:pStyle w:val="ListParagraph"/>
        <w:numPr>
          <w:ilvl w:val="0"/>
          <w:numId w:val="11"/>
        </w:numPr>
        <w:spacing w:line="276" w:lineRule="auto"/>
        <w:jc w:val="both"/>
      </w:pPr>
      <w:r w:rsidRPr="00B50EF7">
        <w:rPr>
          <w:rStyle w:val="citation-153"/>
          <w:b/>
          <w:bCs/>
        </w:rPr>
        <w:t>Integriti Data</w:t>
      </w:r>
      <w:r w:rsidRPr="00B50EF7">
        <w:rPr>
          <w:rStyle w:val="citation-153"/>
        </w:rPr>
        <w:t>: Menggunakan sistem pengurusan pangkalan data MySQL yang relasional untuk memastikan data antara tabel aset, kategori, lokasi, dan pengguna saling berhubungan dengan tepat</w:t>
      </w:r>
      <w:r w:rsidRPr="00B50EF7">
        <w:t>.</w:t>
      </w:r>
    </w:p>
    <w:p w14:paraId="3219629D" w14:textId="396B0F02" w:rsidR="00BF2856" w:rsidRDefault="006544C7" w:rsidP="00A67894">
      <w:pPr>
        <w:pStyle w:val="Heading2"/>
        <w:spacing w:line="276" w:lineRule="auto"/>
      </w:pPr>
      <w:r w:rsidRPr="00B50EF7">
        <w:t>3.4 Rancangan Model Sistem</w:t>
      </w:r>
    </w:p>
    <w:p w14:paraId="5B2BA494" w14:textId="0CD2D52E" w:rsidR="002A2471" w:rsidRPr="002A2471" w:rsidRDefault="002A2471" w:rsidP="00A67894">
      <w:pPr>
        <w:spacing w:line="276" w:lineRule="auto"/>
        <w:ind w:firstLine="397"/>
        <w:jc w:val="both"/>
      </w:pPr>
      <w:r>
        <w:t>Rancangan model sistem digunakan untuk memvisualisasikan struktur, aliran kerja, dan interaksi komponen di dalam sistem yang akan dibangunkan. Pemodelan ini menggunakan standard UML untuk memastikan reka bentuk sistem mudah difahami oleh pembangun dan pihak sekolah.</w:t>
      </w:r>
    </w:p>
    <w:p w14:paraId="7A3C8792" w14:textId="5B3F6CCE" w:rsidR="003C3BCF" w:rsidRDefault="00BF2856" w:rsidP="00A67894">
      <w:pPr>
        <w:pStyle w:val="Heading3"/>
        <w:spacing w:line="276" w:lineRule="auto"/>
      </w:pPr>
      <w:r w:rsidRPr="00B50EF7">
        <w:t>3.4.1 Use Case Diagram</w:t>
      </w:r>
    </w:p>
    <w:p w14:paraId="1A469982" w14:textId="5DC1E64E" w:rsidR="002A2471" w:rsidRDefault="00D63074" w:rsidP="00D63074">
      <w:pPr>
        <w:spacing w:line="276" w:lineRule="auto"/>
        <w:ind w:firstLine="397"/>
        <w:jc w:val="both"/>
      </w:pPr>
      <w:r>
        <w:rPr>
          <w:i/>
          <w:iCs/>
        </w:rPr>
        <w:t>Use Case Diagram</w:t>
      </w:r>
      <w:r>
        <w:t xml:space="preserve"> merupakan pemodelan visual yang menggambarkan interaksi fungsional antara aktor (pengguna) dengan sistem informasi yang akan dibangun. Diagram ini bertujuan untuk memetakan batasan sistem serta memperlihatkan hak akses dan aktivitas apa saja yang dapat dilakukan oleh masing-masing pengguna di dalam Sistem Informasi Inventaris Aset MAN 2 Hulu Sungai Utara.</w:t>
      </w:r>
    </w:p>
    <w:p w14:paraId="72AD2895" w14:textId="56F879A8" w:rsidR="00D63074" w:rsidRDefault="00D63074" w:rsidP="00D63074">
      <w:pPr>
        <w:spacing w:line="276" w:lineRule="auto"/>
        <w:ind w:firstLine="397"/>
        <w:jc w:val="both"/>
      </w:pPr>
      <w:r>
        <w:t xml:space="preserve">Dalam sistem ini, terdapat dua aktor utama yang berinteraksi dengan sistem, yaitu </w:t>
      </w:r>
      <w:r>
        <w:rPr>
          <w:b/>
          <w:bCs/>
        </w:rPr>
        <w:t>Admin</w:t>
      </w:r>
      <w:r>
        <w:t xml:space="preserve"> dan </w:t>
      </w:r>
      <w:r>
        <w:rPr>
          <w:b/>
          <w:bCs/>
        </w:rPr>
        <w:t>Petugas</w:t>
      </w:r>
      <w:r>
        <w:t>. Berikut adalah rincian fungsionalitas (</w:t>
      </w:r>
      <w:r>
        <w:rPr>
          <w:i/>
          <w:iCs/>
        </w:rPr>
        <w:t>use case</w:t>
      </w:r>
      <w:r>
        <w:t>) berdasarkan masing-masing aktor:</w:t>
      </w:r>
    </w:p>
    <w:p w14:paraId="155FFD4C" w14:textId="2B78B162" w:rsidR="00D63074" w:rsidRDefault="00D63074" w:rsidP="007E4F4B">
      <w:pPr>
        <w:pStyle w:val="ListParagraph"/>
        <w:numPr>
          <w:ilvl w:val="0"/>
          <w:numId w:val="22"/>
        </w:numPr>
        <w:spacing w:line="276" w:lineRule="auto"/>
        <w:jc w:val="both"/>
      </w:pPr>
      <w:r>
        <w:t>Aktor: Admin</w:t>
      </w:r>
    </w:p>
    <w:p w14:paraId="5039C4FB" w14:textId="1DE65720" w:rsidR="00D63074" w:rsidRDefault="00D63074" w:rsidP="00D63074">
      <w:pPr>
        <w:pStyle w:val="ListParagraph"/>
        <w:spacing w:line="276" w:lineRule="auto"/>
        <w:jc w:val="both"/>
      </w:pPr>
      <w:r>
        <w:t>Admin memiliki hak akses penuh (</w:t>
      </w:r>
      <w:r>
        <w:rPr>
          <w:i/>
          <w:iCs/>
        </w:rPr>
        <w:t>Super User</w:t>
      </w:r>
      <w:r>
        <w:t>) terhadap seluruh fitur yang ada di dalam sistem. Aktivitas yang dapat dilakukan oleh Admin meliputi:</w:t>
      </w:r>
    </w:p>
    <w:p w14:paraId="28A924AB" w14:textId="7066E0F5" w:rsidR="00D63074" w:rsidRDefault="00D63074" w:rsidP="007E4F4B">
      <w:pPr>
        <w:pStyle w:val="ListParagraph"/>
        <w:numPr>
          <w:ilvl w:val="0"/>
          <w:numId w:val="23"/>
        </w:numPr>
        <w:spacing w:line="276" w:lineRule="auto"/>
        <w:jc w:val="both"/>
      </w:pPr>
      <w:r>
        <w:rPr>
          <w:b/>
          <w:bCs/>
        </w:rPr>
        <w:t>Melakukan Login</w:t>
      </w:r>
      <w:r>
        <w:t xml:space="preserve">: Admin wajib memasukkan </w:t>
      </w:r>
      <w:r>
        <w:rPr>
          <w:i/>
          <w:iCs/>
        </w:rPr>
        <w:t>username</w:t>
      </w:r>
      <w:r>
        <w:t xml:space="preserve"> dan </w:t>
      </w:r>
      <w:r>
        <w:rPr>
          <w:i/>
          <w:iCs/>
        </w:rPr>
        <w:t>password</w:t>
      </w:r>
      <w:r>
        <w:t xml:space="preserve"> yang valid untuk masuk ke dalam sistem (</w:t>
      </w:r>
      <w:r>
        <w:rPr>
          <w:i/>
          <w:iCs/>
        </w:rPr>
        <w:t xml:space="preserve">syarat </w:t>
      </w:r>
      <w:r>
        <w:rPr>
          <w:rStyle w:val="HTMLCode"/>
          <w:rFonts w:eastAsiaTheme="minorHAnsi"/>
          <w:i/>
          <w:iCs/>
        </w:rPr>
        <w:t>&lt;&lt;include&gt;&gt;</w:t>
      </w:r>
      <w:r>
        <w:rPr>
          <w:i/>
          <w:iCs/>
        </w:rPr>
        <w:t xml:space="preserve"> untuk semua aktivitas utama</w:t>
      </w:r>
      <w:r>
        <w:t>).</w:t>
      </w:r>
    </w:p>
    <w:p w14:paraId="35D106DF" w14:textId="65D3A586" w:rsidR="00D63074" w:rsidRDefault="00D63074" w:rsidP="007E4F4B">
      <w:pPr>
        <w:pStyle w:val="ListParagraph"/>
        <w:numPr>
          <w:ilvl w:val="0"/>
          <w:numId w:val="23"/>
        </w:numPr>
        <w:spacing w:line="276" w:lineRule="auto"/>
        <w:jc w:val="both"/>
      </w:pPr>
      <w:r>
        <w:rPr>
          <w:b/>
          <w:bCs/>
        </w:rPr>
        <w:t>Mengelola Data Master</w:t>
      </w:r>
      <w:r>
        <w:t>: Admin memiliki wewenang untuk menambah, mengubah, melihat, dan menghapus data referensi sistem, yang terdiri dari Data Kategori, Data Lokasi, dan Data Pengguna (akun).</w:t>
      </w:r>
    </w:p>
    <w:p w14:paraId="0381E751" w14:textId="4AE7602D" w:rsidR="00D63074" w:rsidRDefault="00D63074" w:rsidP="007E4F4B">
      <w:pPr>
        <w:pStyle w:val="ListParagraph"/>
        <w:numPr>
          <w:ilvl w:val="0"/>
          <w:numId w:val="23"/>
        </w:numPr>
        <w:spacing w:line="276" w:lineRule="auto"/>
        <w:jc w:val="both"/>
      </w:pPr>
      <w:r>
        <w:rPr>
          <w:b/>
          <w:bCs/>
        </w:rPr>
        <w:t>Mengelola Data Aset</w:t>
      </w:r>
      <w:r>
        <w:t>: Admin dapat menginput data barang baru, mengubah spesifikasi atau kondisi barang, serta menghapus data inventaris.</w:t>
      </w:r>
    </w:p>
    <w:p w14:paraId="29617963" w14:textId="7A68B69E" w:rsidR="00D63074" w:rsidRDefault="00D63074" w:rsidP="007E4F4B">
      <w:pPr>
        <w:pStyle w:val="ListParagraph"/>
        <w:numPr>
          <w:ilvl w:val="0"/>
          <w:numId w:val="23"/>
        </w:numPr>
        <w:spacing w:line="276" w:lineRule="auto"/>
        <w:jc w:val="both"/>
      </w:pPr>
      <w:r>
        <w:rPr>
          <w:b/>
          <w:bCs/>
        </w:rPr>
        <w:lastRenderedPageBreak/>
        <w:t>Mencetak QR Code</w:t>
      </w:r>
      <w:r>
        <w:t>: Admin dapat men-generate dan mencetak label QR Code untuk setiap aset yang telah didaftarkan.</w:t>
      </w:r>
    </w:p>
    <w:p w14:paraId="1E32D771" w14:textId="3A3CE4B2" w:rsidR="00D63074" w:rsidRDefault="00D63074" w:rsidP="007E4F4B">
      <w:pPr>
        <w:pStyle w:val="ListParagraph"/>
        <w:numPr>
          <w:ilvl w:val="0"/>
          <w:numId w:val="23"/>
        </w:numPr>
        <w:spacing w:line="276" w:lineRule="auto"/>
        <w:jc w:val="both"/>
      </w:pPr>
      <w:r>
        <w:rPr>
          <w:b/>
          <w:bCs/>
        </w:rPr>
        <w:t>Mengelola Transaksi</w:t>
      </w:r>
      <w:r>
        <w:t>: Admin dapat memproses dan mencatat transaksi Peminjaman Aset serta Mutasi (perpindahan) aset antar ruangan.</w:t>
      </w:r>
    </w:p>
    <w:p w14:paraId="4D1E5E06" w14:textId="74043408" w:rsidR="00D63074" w:rsidRDefault="00D63074" w:rsidP="007E4F4B">
      <w:pPr>
        <w:pStyle w:val="ListParagraph"/>
        <w:numPr>
          <w:ilvl w:val="0"/>
          <w:numId w:val="23"/>
        </w:numPr>
        <w:spacing w:line="276" w:lineRule="auto"/>
        <w:jc w:val="both"/>
      </w:pPr>
      <w:r>
        <w:rPr>
          <w:b/>
          <w:bCs/>
        </w:rPr>
        <w:t>Mencetak Laporan</w:t>
      </w:r>
      <w:r>
        <w:t>: Admin berhak mengatur filter (berdasarkan tanggal, lokasi, atau kategori) dan mengekspor laporan inventaris, mutasi, dan peminjaman ke dalam format PDF atau Excel.</w:t>
      </w:r>
    </w:p>
    <w:p w14:paraId="604D18E8" w14:textId="2D0C89F7" w:rsidR="00D63074" w:rsidRPr="00D63074" w:rsidRDefault="00D63074" w:rsidP="007E4F4B">
      <w:pPr>
        <w:pStyle w:val="ListParagraph"/>
        <w:numPr>
          <w:ilvl w:val="0"/>
          <w:numId w:val="22"/>
        </w:numPr>
        <w:spacing w:line="276" w:lineRule="auto"/>
        <w:jc w:val="both"/>
        <w:rPr>
          <w:lang w:val="en-US"/>
        </w:rPr>
      </w:pPr>
      <w:r>
        <w:t>Aktor: Petugas</w:t>
      </w:r>
    </w:p>
    <w:p w14:paraId="55158CFD" w14:textId="6D94EDFA" w:rsidR="00D63074" w:rsidRDefault="00D63074" w:rsidP="00D63074">
      <w:pPr>
        <w:pStyle w:val="ListParagraph"/>
        <w:spacing w:line="276" w:lineRule="auto"/>
        <w:jc w:val="both"/>
      </w:pPr>
      <w:r>
        <w:t>Petugas memiliki hak akses yang lebih terbatas dan difokuskan pada kegiatan operasional inventarisasi di lapangan. Aktivitas yang dapat dilakukan oleh Petugas meliputi:</w:t>
      </w:r>
    </w:p>
    <w:p w14:paraId="057A79EC" w14:textId="0972E034" w:rsidR="00D63074" w:rsidRDefault="00D63074" w:rsidP="007E4F4B">
      <w:pPr>
        <w:pStyle w:val="ListParagraph"/>
        <w:numPr>
          <w:ilvl w:val="0"/>
          <w:numId w:val="24"/>
        </w:numPr>
        <w:spacing w:line="276" w:lineRule="auto"/>
        <w:jc w:val="both"/>
        <w:rPr>
          <w:lang w:val="en-US"/>
        </w:rPr>
      </w:pPr>
      <w:r>
        <w:rPr>
          <w:b/>
          <w:bCs/>
        </w:rPr>
        <w:t>Melakukan Login</w:t>
      </w:r>
      <w:r>
        <w:t>: Sama seperti Admin, Petugas wajib melakukan otentikasi</w:t>
      </w:r>
      <w:r>
        <w:rPr>
          <w:lang w:val="en-US"/>
        </w:rPr>
        <w:t>.</w:t>
      </w:r>
    </w:p>
    <w:p w14:paraId="170FD11B" w14:textId="018DEF0D" w:rsidR="00D63074" w:rsidRPr="00D63074" w:rsidRDefault="00D63074" w:rsidP="007E4F4B">
      <w:pPr>
        <w:pStyle w:val="ListParagraph"/>
        <w:numPr>
          <w:ilvl w:val="0"/>
          <w:numId w:val="24"/>
        </w:numPr>
        <w:spacing w:line="276" w:lineRule="auto"/>
        <w:jc w:val="both"/>
        <w:rPr>
          <w:lang w:val="en-US"/>
        </w:rPr>
      </w:pPr>
      <w:r>
        <w:rPr>
          <w:b/>
          <w:bCs/>
        </w:rPr>
        <w:t>Melakukan Scan QR Code</w:t>
      </w:r>
      <w:r>
        <w:t xml:space="preserve">: Petugas dapat menggunakan kamera </w:t>
      </w:r>
      <w:r>
        <w:rPr>
          <w:i/>
          <w:iCs/>
        </w:rPr>
        <w:t>smartphone</w:t>
      </w:r>
      <w:r>
        <w:t xml:space="preserve"> atau </w:t>
      </w:r>
      <w:r>
        <w:rPr>
          <w:i/>
          <w:iCs/>
        </w:rPr>
        <w:t>scanner</w:t>
      </w:r>
      <w:r>
        <w:t xml:space="preserve"> untuk memindai QR Code pada aset guna melihat detail informasi dan kondisi barang secara cepat di lapangan.</w:t>
      </w:r>
    </w:p>
    <w:p w14:paraId="3D186B90" w14:textId="430479B4" w:rsidR="00D63074" w:rsidRPr="00D63074" w:rsidRDefault="00D63074" w:rsidP="007E4F4B">
      <w:pPr>
        <w:pStyle w:val="ListParagraph"/>
        <w:numPr>
          <w:ilvl w:val="0"/>
          <w:numId w:val="24"/>
        </w:numPr>
        <w:spacing w:line="276" w:lineRule="auto"/>
        <w:jc w:val="both"/>
        <w:rPr>
          <w:lang w:val="en-US"/>
        </w:rPr>
      </w:pPr>
      <w:r>
        <w:rPr>
          <w:b/>
          <w:bCs/>
        </w:rPr>
        <w:t>Mengelola Peminjaman</w:t>
      </w:r>
      <w:r>
        <w:t>: Petugas dapat mencatat data peminjaman barang dan memperbarui status saat barang dikembalikan.</w:t>
      </w:r>
    </w:p>
    <w:p w14:paraId="1DBDD5B8" w14:textId="54AD0124" w:rsidR="00D63074" w:rsidRPr="00D63074" w:rsidRDefault="00D63074" w:rsidP="007E4F4B">
      <w:pPr>
        <w:pStyle w:val="ListParagraph"/>
        <w:numPr>
          <w:ilvl w:val="0"/>
          <w:numId w:val="24"/>
        </w:numPr>
        <w:spacing w:line="276" w:lineRule="auto"/>
        <w:jc w:val="both"/>
        <w:rPr>
          <w:lang w:val="en-US"/>
        </w:rPr>
      </w:pPr>
      <w:r>
        <w:rPr>
          <w:b/>
          <w:bCs/>
        </w:rPr>
        <w:t>Melihat Data Aset</w:t>
      </w:r>
      <w:r>
        <w:t>: Petugas dapat melihat daftar inventaris yang ada tanpa hak untuk menghapus data secara permanen.</w:t>
      </w:r>
    </w:p>
    <w:p w14:paraId="0C11A1FE" w14:textId="0285FEE1" w:rsidR="00D63074" w:rsidRPr="00D63074" w:rsidRDefault="00D63074" w:rsidP="007E4F4B">
      <w:pPr>
        <w:pStyle w:val="ListParagraph"/>
        <w:numPr>
          <w:ilvl w:val="0"/>
          <w:numId w:val="24"/>
        </w:numPr>
        <w:spacing w:line="276" w:lineRule="auto"/>
        <w:jc w:val="both"/>
        <w:rPr>
          <w:lang w:val="en-US"/>
        </w:rPr>
      </w:pPr>
      <w:r>
        <w:rPr>
          <w:b/>
          <w:bCs/>
        </w:rPr>
        <w:t>Mengedit Profil</w:t>
      </w:r>
      <w:r>
        <w:t>: Petugas dapat memperbarui informasi akun dan kata sandi milik mereka sendiri.</w:t>
      </w:r>
    </w:p>
    <w:p w14:paraId="698FAC6B" w14:textId="77A7D9B8" w:rsidR="00D63074" w:rsidRPr="00D63074" w:rsidRDefault="00D63074" w:rsidP="00D63074">
      <w:pPr>
        <w:spacing w:line="276" w:lineRule="auto"/>
        <w:jc w:val="both"/>
        <w:rPr>
          <w:lang w:val="en-US"/>
        </w:rPr>
      </w:pPr>
      <w:r>
        <w:t>Semua interaksi di atas digambarkan dalam relasi sistem yang tertutup, di mana setiap aktor tidak dapat melakukan aktivitas utama sebelum melewati proses validasi otentikasi (Login).</w:t>
      </w:r>
    </w:p>
    <w:p w14:paraId="3499523E" w14:textId="4BFD075D" w:rsidR="003C3BCF" w:rsidRPr="00B50EF7" w:rsidRDefault="001B35B1" w:rsidP="00A67894">
      <w:pPr>
        <w:spacing w:line="276" w:lineRule="auto"/>
        <w:jc w:val="both"/>
      </w:pPr>
      <w:r>
        <w:rPr>
          <w:noProof/>
        </w:rPr>
        <w:lastRenderedPageBreak/>
        <w:drawing>
          <wp:inline distT="0" distB="0" distL="0" distR="0" wp14:anchorId="45CC389B" wp14:editId="6E9ADF14">
            <wp:extent cx="5039995" cy="4218305"/>
            <wp:effectExtent l="19050" t="19050" r="2730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4218305"/>
                    </a:xfrm>
                    <a:prstGeom prst="rect">
                      <a:avLst/>
                    </a:prstGeom>
                    <a:ln>
                      <a:solidFill>
                        <a:schemeClr val="tx1"/>
                      </a:solidFill>
                    </a:ln>
                  </pic:spPr>
                </pic:pic>
              </a:graphicData>
            </a:graphic>
          </wp:inline>
        </w:drawing>
      </w:r>
    </w:p>
    <w:p w14:paraId="68AFC2CB" w14:textId="4E0EFB4F" w:rsidR="00BF2856" w:rsidRDefault="003D0042" w:rsidP="00A67894">
      <w:pPr>
        <w:pStyle w:val="Heading3"/>
        <w:spacing w:line="276" w:lineRule="auto"/>
      </w:pPr>
      <w:r w:rsidRPr="00B50EF7">
        <w:t>3.4.2 Activity Diagram</w:t>
      </w:r>
    </w:p>
    <w:p w14:paraId="2FCBF7BE" w14:textId="01C44764" w:rsidR="002A2471" w:rsidRPr="002A2471" w:rsidRDefault="002A2471" w:rsidP="00A67894">
      <w:pPr>
        <w:spacing w:line="276" w:lineRule="auto"/>
        <w:ind w:firstLine="397"/>
        <w:jc w:val="both"/>
      </w:pPr>
      <w:r>
        <w:rPr>
          <w:i/>
          <w:iCs/>
        </w:rPr>
        <w:t>Activity Diagram</w:t>
      </w:r>
      <w:r>
        <w:t xml:space="preserve"> memvisualisasikan aliran kerja atau langkah-langkah dalam satu proses perniagaan tertentu di dalam sistem.</w:t>
      </w:r>
    </w:p>
    <w:p w14:paraId="5E00B996" w14:textId="70B1EC0F" w:rsidR="003D0042" w:rsidRDefault="003D0042" w:rsidP="00A67894">
      <w:pPr>
        <w:spacing w:line="276" w:lineRule="auto"/>
      </w:pPr>
      <w:r w:rsidRPr="00B50EF7">
        <w:t>1. Activity Diagram Login</w:t>
      </w:r>
    </w:p>
    <w:p w14:paraId="74B9EDF0" w14:textId="7CE258FF" w:rsidR="00E253A6" w:rsidRDefault="00E253A6" w:rsidP="00E253A6">
      <w:pPr>
        <w:spacing w:line="276" w:lineRule="auto"/>
        <w:ind w:firstLine="397"/>
        <w:jc w:val="both"/>
      </w:pPr>
      <w:r>
        <w:t>Diagram ini memvisualisasikan alur kerja ketika pengguna (Admin atau Petugas) mencoba masuk ke dalam sistem untuk mendapatkan hak akses. Alur aktivitasnya adalah sebagai berikut:</w:t>
      </w:r>
    </w:p>
    <w:p w14:paraId="127D391B" w14:textId="6BDA031F" w:rsidR="00E253A6" w:rsidRDefault="00E253A6" w:rsidP="007E4F4B">
      <w:pPr>
        <w:pStyle w:val="ListParagraph"/>
        <w:numPr>
          <w:ilvl w:val="0"/>
          <w:numId w:val="25"/>
        </w:numPr>
        <w:spacing w:line="276" w:lineRule="auto"/>
        <w:jc w:val="both"/>
      </w:pPr>
      <w:r>
        <w:t>Pengguna membuka halaman login pada web browser.</w:t>
      </w:r>
    </w:p>
    <w:p w14:paraId="25B6AF34" w14:textId="7E970A50" w:rsidR="00E253A6" w:rsidRDefault="00E253A6" w:rsidP="007E4F4B">
      <w:pPr>
        <w:pStyle w:val="ListParagraph"/>
        <w:numPr>
          <w:ilvl w:val="0"/>
          <w:numId w:val="25"/>
        </w:numPr>
        <w:spacing w:line="276" w:lineRule="auto"/>
        <w:jc w:val="both"/>
      </w:pPr>
      <w:r>
        <w:t xml:space="preserve">Pengguna menginputkan </w:t>
      </w:r>
      <w:r>
        <w:rPr>
          <w:i/>
          <w:iCs/>
        </w:rPr>
        <w:t>username</w:t>
      </w:r>
      <w:r>
        <w:t xml:space="preserve"> dan </w:t>
      </w:r>
      <w:r>
        <w:rPr>
          <w:i/>
          <w:iCs/>
        </w:rPr>
        <w:t>password</w:t>
      </w:r>
      <w:r>
        <w:t xml:space="preserve"> pada formulir yang disediakan, kemudian menekan tombol "Masuk".</w:t>
      </w:r>
    </w:p>
    <w:p w14:paraId="037389EA" w14:textId="0D69A6D9" w:rsidR="00E253A6" w:rsidRDefault="00E253A6" w:rsidP="007E4F4B">
      <w:pPr>
        <w:pStyle w:val="ListParagraph"/>
        <w:numPr>
          <w:ilvl w:val="0"/>
          <w:numId w:val="25"/>
        </w:numPr>
        <w:spacing w:line="276" w:lineRule="auto"/>
        <w:jc w:val="both"/>
      </w:pPr>
      <w:r>
        <w:t xml:space="preserve">Sistem menerima input tersebut dan melakukan proses validasi dengan mencocokkan kredensial pada pangkalan data (tabel </w:t>
      </w:r>
      <w:r>
        <w:rPr>
          <w:rStyle w:val="HTMLCode"/>
          <w:rFonts w:eastAsiaTheme="minorHAnsi"/>
        </w:rPr>
        <w:t>users</w:t>
      </w:r>
      <w:r>
        <w:t>).</w:t>
      </w:r>
    </w:p>
    <w:p w14:paraId="29328A21" w14:textId="293E8E3C" w:rsidR="00E253A6" w:rsidRDefault="00E253A6" w:rsidP="007E4F4B">
      <w:pPr>
        <w:pStyle w:val="ListParagraph"/>
        <w:numPr>
          <w:ilvl w:val="0"/>
          <w:numId w:val="25"/>
        </w:numPr>
        <w:spacing w:line="276" w:lineRule="auto"/>
        <w:jc w:val="both"/>
      </w:pPr>
      <w:r>
        <w:t xml:space="preserve">Jika data otentikasi </w:t>
      </w:r>
      <w:r>
        <w:rPr>
          <w:b/>
          <w:bCs/>
        </w:rPr>
        <w:t>tidak valid</w:t>
      </w:r>
      <w:r>
        <w:t xml:space="preserve"> (salah), sistem akan menampilkan pesan peringatan/error dan mengembalikan pengguna ke halaman pengisian login.</w:t>
      </w:r>
    </w:p>
    <w:p w14:paraId="5FE34F4A" w14:textId="1320E6EC" w:rsidR="00E253A6" w:rsidRDefault="00E253A6" w:rsidP="007E4F4B">
      <w:pPr>
        <w:pStyle w:val="ListParagraph"/>
        <w:numPr>
          <w:ilvl w:val="0"/>
          <w:numId w:val="25"/>
        </w:numPr>
        <w:spacing w:line="276" w:lineRule="auto"/>
        <w:jc w:val="both"/>
      </w:pPr>
      <w:r>
        <w:t xml:space="preserve">Jika data otentikasi </w:t>
      </w:r>
      <w:r>
        <w:rPr>
          <w:b/>
          <w:bCs/>
        </w:rPr>
        <w:t>valid</w:t>
      </w:r>
      <w:r>
        <w:t xml:space="preserve"> (benar), sistem akan mencatat sesi (</w:t>
      </w:r>
      <w:r>
        <w:rPr>
          <w:i/>
          <w:iCs/>
        </w:rPr>
        <w:t>session</w:t>
      </w:r>
      <w:r>
        <w:t xml:space="preserve">) dan mengarahkan pengguna menuju ke halaman </w:t>
      </w:r>
      <w:r>
        <w:rPr>
          <w:i/>
          <w:iCs/>
        </w:rPr>
        <w:t>Dashboard</w:t>
      </w:r>
      <w:r>
        <w:t xml:space="preserve"> utama.</w:t>
      </w:r>
    </w:p>
    <w:p w14:paraId="3B1397A1" w14:textId="2F1AD44A" w:rsidR="003D0042" w:rsidRPr="00B50EF7" w:rsidRDefault="003C3BCF" w:rsidP="00A67894">
      <w:pPr>
        <w:spacing w:line="276" w:lineRule="auto"/>
      </w:pPr>
      <w:r w:rsidRPr="00B50EF7">
        <w:rPr>
          <w:noProof/>
        </w:rPr>
        <w:lastRenderedPageBreak/>
        <w:drawing>
          <wp:inline distT="0" distB="0" distL="0" distR="0" wp14:anchorId="334EE2F7" wp14:editId="70F92647">
            <wp:extent cx="5039995" cy="571754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039995" cy="5717540"/>
                    </a:xfrm>
                    <a:prstGeom prst="rect">
                      <a:avLst/>
                    </a:prstGeom>
                  </pic:spPr>
                </pic:pic>
              </a:graphicData>
            </a:graphic>
          </wp:inline>
        </w:drawing>
      </w:r>
    </w:p>
    <w:p w14:paraId="4AA0EA45" w14:textId="19CF963F" w:rsidR="003D0042" w:rsidRDefault="003D0042" w:rsidP="00A67894">
      <w:pPr>
        <w:spacing w:line="276" w:lineRule="auto"/>
      </w:pPr>
      <w:r w:rsidRPr="00B50EF7">
        <w:t>2. Activity Diagram Kelola Aset</w:t>
      </w:r>
    </w:p>
    <w:p w14:paraId="4BC3BF5C" w14:textId="3987344B" w:rsidR="00E253A6" w:rsidRDefault="00E253A6" w:rsidP="00E253A6">
      <w:pPr>
        <w:spacing w:line="276" w:lineRule="auto"/>
        <w:ind w:firstLine="397"/>
        <w:jc w:val="both"/>
      </w:pPr>
      <w:r>
        <w:t>Diagram ini menggambarkan urutan langkah sistematis ketika Admin melakukan penambahan atau modifikasi data barang inventaris ke dalam sistem. Alur aktivitasnya adalah sebagai berikut:</w:t>
      </w:r>
    </w:p>
    <w:p w14:paraId="12EDF59E" w14:textId="4220F1F5" w:rsidR="00E253A6" w:rsidRPr="00E253A6" w:rsidRDefault="00E253A6" w:rsidP="007E4F4B">
      <w:pPr>
        <w:pStyle w:val="ListParagraph"/>
        <w:numPr>
          <w:ilvl w:val="0"/>
          <w:numId w:val="26"/>
        </w:numPr>
        <w:spacing w:line="276" w:lineRule="auto"/>
        <w:jc w:val="both"/>
      </w:pPr>
      <w:r>
        <w:t>Admin memilih dan mengklik menu "Data Aset" pada navigasi sistem</w:t>
      </w:r>
      <w:r>
        <w:rPr>
          <w:lang w:val="en-US"/>
        </w:rPr>
        <w:t>.</w:t>
      </w:r>
    </w:p>
    <w:p w14:paraId="04EF2531" w14:textId="741C2357" w:rsidR="00E253A6" w:rsidRDefault="00E253A6" w:rsidP="007E4F4B">
      <w:pPr>
        <w:pStyle w:val="ListParagraph"/>
        <w:numPr>
          <w:ilvl w:val="0"/>
          <w:numId w:val="26"/>
        </w:numPr>
        <w:spacing w:line="276" w:lineRule="auto"/>
        <w:jc w:val="both"/>
      </w:pPr>
      <w:r>
        <w:t>Sistem merespons dengan memuat dan menampilkan halaman daftar aset secara keseluruhan.</w:t>
      </w:r>
    </w:p>
    <w:p w14:paraId="7684A681" w14:textId="1386E376" w:rsidR="00E253A6" w:rsidRDefault="00E253A6" w:rsidP="007E4F4B">
      <w:pPr>
        <w:pStyle w:val="ListParagraph"/>
        <w:numPr>
          <w:ilvl w:val="0"/>
          <w:numId w:val="26"/>
        </w:numPr>
        <w:spacing w:line="276" w:lineRule="auto"/>
        <w:jc w:val="both"/>
      </w:pPr>
      <w:r>
        <w:t>Admin menekan tombol "Tambah Data" untuk memasukkan data inventaris baru.</w:t>
      </w:r>
    </w:p>
    <w:p w14:paraId="38D0D78C" w14:textId="3741AD1B" w:rsidR="00E253A6" w:rsidRDefault="00E253A6" w:rsidP="007E4F4B">
      <w:pPr>
        <w:pStyle w:val="ListParagraph"/>
        <w:numPr>
          <w:ilvl w:val="0"/>
          <w:numId w:val="26"/>
        </w:numPr>
        <w:spacing w:line="276" w:lineRule="auto"/>
        <w:jc w:val="both"/>
      </w:pPr>
      <w:r>
        <w:t>Sistem memunculkan formulir input aset.</w:t>
      </w:r>
    </w:p>
    <w:p w14:paraId="6D9AA53F" w14:textId="76ADC46F" w:rsidR="00E253A6" w:rsidRDefault="00E253A6" w:rsidP="007E4F4B">
      <w:pPr>
        <w:pStyle w:val="ListParagraph"/>
        <w:numPr>
          <w:ilvl w:val="0"/>
          <w:numId w:val="26"/>
        </w:numPr>
        <w:spacing w:line="276" w:lineRule="auto"/>
        <w:jc w:val="both"/>
      </w:pPr>
      <w:r>
        <w:lastRenderedPageBreak/>
        <w:t>Admin mengisi rincian informasi aset (meliputi nama aset, kategori, lokasi, kondisi, dan tahun perolehan), lalu menekan tombol "Simpan".</w:t>
      </w:r>
    </w:p>
    <w:p w14:paraId="0355C1A0" w14:textId="5DAC6C7E" w:rsidR="00E253A6" w:rsidRDefault="00E253A6" w:rsidP="007E4F4B">
      <w:pPr>
        <w:pStyle w:val="ListParagraph"/>
        <w:numPr>
          <w:ilvl w:val="0"/>
          <w:numId w:val="26"/>
        </w:numPr>
        <w:spacing w:line="276" w:lineRule="auto"/>
        <w:jc w:val="both"/>
      </w:pPr>
      <w:r>
        <w:t>Sistem memvalidasi kelengkapan data. Jika tidak lengkap, sistem akan menolak dan meminta Admin melengkapi formulir.</w:t>
      </w:r>
    </w:p>
    <w:p w14:paraId="3ACB0A58" w14:textId="2B49CCC5" w:rsidR="00E253A6" w:rsidRDefault="00E253A6" w:rsidP="007E4F4B">
      <w:pPr>
        <w:pStyle w:val="ListParagraph"/>
        <w:numPr>
          <w:ilvl w:val="0"/>
          <w:numId w:val="26"/>
        </w:numPr>
        <w:spacing w:line="276" w:lineRule="auto"/>
        <w:jc w:val="both"/>
      </w:pPr>
      <w:r>
        <w:t xml:space="preserve">Jika validasi berhasil, sistem akan menyimpan data tersebut ke dalam basis data MySQL sekaligus </w:t>
      </w:r>
      <w:r>
        <w:rPr>
          <w:b/>
          <w:bCs/>
        </w:rPr>
        <w:t xml:space="preserve">memicu fungsi </w:t>
      </w:r>
      <w:r>
        <w:rPr>
          <w:b/>
          <w:bCs/>
          <w:i/>
          <w:iCs/>
        </w:rPr>
        <w:t>generate</w:t>
      </w:r>
      <w:r>
        <w:rPr>
          <w:b/>
          <w:bCs/>
        </w:rPr>
        <w:t xml:space="preserve"> QR Code secara otomatis</w:t>
      </w:r>
      <w:r>
        <w:t xml:space="preserve"> untuk aset yang baru didaftarkan.</w:t>
      </w:r>
    </w:p>
    <w:p w14:paraId="49415D5C" w14:textId="59D686C5" w:rsidR="00E253A6" w:rsidRDefault="00E253A6" w:rsidP="007E4F4B">
      <w:pPr>
        <w:pStyle w:val="ListParagraph"/>
        <w:numPr>
          <w:ilvl w:val="0"/>
          <w:numId w:val="26"/>
        </w:numPr>
        <w:spacing w:line="276" w:lineRule="auto"/>
        <w:jc w:val="both"/>
      </w:pPr>
      <w:r>
        <w:t>Sistem mengembalikan pesan sukses dan memperbarui antarmuka daftar aset.</w:t>
      </w:r>
    </w:p>
    <w:p w14:paraId="3616CDE3" w14:textId="77777777" w:rsidR="002A2471" w:rsidRDefault="003D0042" w:rsidP="00A67894">
      <w:pPr>
        <w:spacing w:line="276" w:lineRule="auto"/>
      </w:pPr>
      <w:r w:rsidRPr="00B50EF7">
        <w:rPr>
          <w:noProof/>
        </w:rPr>
        <w:lastRenderedPageBreak/>
        <w:drawing>
          <wp:inline distT="0" distB="0" distL="0" distR="0" wp14:anchorId="55B74C15" wp14:editId="71B8DE41">
            <wp:extent cx="4290060" cy="6221095"/>
            <wp:effectExtent l="19050" t="19050" r="15240"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290060" cy="6221095"/>
                    </a:xfrm>
                    <a:prstGeom prst="rect">
                      <a:avLst/>
                    </a:prstGeom>
                    <a:ln>
                      <a:solidFill>
                        <a:schemeClr val="tx1"/>
                      </a:solidFill>
                    </a:ln>
                  </pic:spPr>
                </pic:pic>
              </a:graphicData>
            </a:graphic>
          </wp:inline>
        </w:drawing>
      </w:r>
    </w:p>
    <w:p w14:paraId="74CC728A" w14:textId="5C334625" w:rsidR="003D0042" w:rsidRDefault="00225BFA" w:rsidP="00A67894">
      <w:pPr>
        <w:pStyle w:val="Heading3"/>
        <w:spacing w:line="276" w:lineRule="auto"/>
      </w:pPr>
      <w:r w:rsidRPr="00B50EF7">
        <w:t>3.4.3 Sequence Diagram</w:t>
      </w:r>
    </w:p>
    <w:p w14:paraId="4B7E5EA3" w14:textId="649A17D9" w:rsidR="002A2471" w:rsidRPr="002A2471" w:rsidRDefault="002A2471" w:rsidP="00A67894">
      <w:pPr>
        <w:spacing w:line="276" w:lineRule="auto"/>
        <w:ind w:firstLine="397"/>
        <w:jc w:val="both"/>
      </w:pPr>
      <w:r>
        <w:rPr>
          <w:i/>
          <w:iCs/>
        </w:rPr>
        <w:t>Sequence Diagram</w:t>
      </w:r>
      <w:r>
        <w:t xml:space="preserve"> menunjukkan interaksi antara objek dalam sistem berdasarkan urutan masa. Ia menerangkan bagaimana mesej dihantar antara antarmuka pengguna (</w:t>
      </w:r>
      <w:r>
        <w:rPr>
          <w:i/>
          <w:iCs/>
        </w:rPr>
        <w:t>frontend</w:t>
      </w:r>
      <w:r>
        <w:t>), pengawal logik (</w:t>
      </w:r>
      <w:r>
        <w:rPr>
          <w:i/>
          <w:iCs/>
        </w:rPr>
        <w:t>controller</w:t>
      </w:r>
      <w:r>
        <w:t>), dan pangkalan data (</w:t>
      </w:r>
      <w:r>
        <w:rPr>
          <w:i/>
          <w:iCs/>
        </w:rPr>
        <w:t>database</w:t>
      </w:r>
      <w:r>
        <w:t>).</w:t>
      </w:r>
    </w:p>
    <w:p w14:paraId="1AE6B6FD" w14:textId="47A5FDD0" w:rsidR="00225BFA" w:rsidRDefault="00225BFA" w:rsidP="00A67894">
      <w:pPr>
        <w:spacing w:line="276" w:lineRule="auto"/>
      </w:pPr>
      <w:r w:rsidRPr="00B50EF7">
        <w:t>1. Sequence Diagram Login</w:t>
      </w:r>
    </w:p>
    <w:p w14:paraId="4606F2AC" w14:textId="03A96399" w:rsidR="002A2471" w:rsidRPr="00B50EF7" w:rsidRDefault="002A2471" w:rsidP="00A67894">
      <w:pPr>
        <w:spacing w:line="276" w:lineRule="auto"/>
        <w:ind w:left="284" w:firstLine="397"/>
        <w:jc w:val="both"/>
      </w:pPr>
      <w:r>
        <w:rPr>
          <w:rStyle w:val="citation-412"/>
        </w:rPr>
        <w:lastRenderedPageBreak/>
        <w:t xml:space="preserve">Menunjukkan urutan permintaan pengesahan daripada pengguna kepada pelayan, di mana sistem akan menyemak padanan data menggunakan fungsi </w:t>
      </w:r>
      <w:r>
        <w:rPr>
          <w:rStyle w:val="citation-412"/>
          <w:rFonts w:ascii="Courier New" w:hAnsi="Courier New" w:cs="Courier New"/>
          <w:sz w:val="20"/>
          <w:szCs w:val="20"/>
        </w:rPr>
        <w:t>password_verify()</w:t>
      </w:r>
      <w:r>
        <w:rPr>
          <w:rStyle w:val="citation-412"/>
        </w:rPr>
        <w:t xml:space="preserve"> sebelum memberikan akses sesi (</w:t>
      </w:r>
      <w:r>
        <w:rPr>
          <w:rStyle w:val="citation-412"/>
          <w:i/>
          <w:iCs/>
        </w:rPr>
        <w:t>session access</w:t>
      </w:r>
      <w:r>
        <w:rPr>
          <w:rStyle w:val="citation-412"/>
        </w:rPr>
        <w:t>)</w:t>
      </w:r>
      <w:r>
        <w:t>.</w:t>
      </w:r>
    </w:p>
    <w:p w14:paraId="453115F2" w14:textId="32D7233F" w:rsidR="00225BFA" w:rsidRPr="00B50EF7" w:rsidRDefault="00225BFA" w:rsidP="00A67894">
      <w:pPr>
        <w:spacing w:line="276" w:lineRule="auto"/>
      </w:pPr>
      <w:r w:rsidRPr="00B50EF7">
        <w:rPr>
          <w:noProof/>
        </w:rPr>
        <w:drawing>
          <wp:inline distT="0" distB="0" distL="0" distR="0" wp14:anchorId="2ED15FB8" wp14:editId="416F28D3">
            <wp:extent cx="5039995" cy="4205605"/>
            <wp:effectExtent l="19050" t="19050" r="2730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039995" cy="4205605"/>
                    </a:xfrm>
                    <a:prstGeom prst="rect">
                      <a:avLst/>
                    </a:prstGeom>
                    <a:ln>
                      <a:solidFill>
                        <a:schemeClr val="tx1"/>
                      </a:solidFill>
                    </a:ln>
                  </pic:spPr>
                </pic:pic>
              </a:graphicData>
            </a:graphic>
          </wp:inline>
        </w:drawing>
      </w:r>
    </w:p>
    <w:p w14:paraId="026FEE40" w14:textId="0107F591" w:rsidR="00225BFA" w:rsidRDefault="00225BFA" w:rsidP="00A67894">
      <w:pPr>
        <w:spacing w:line="276" w:lineRule="auto"/>
      </w:pPr>
      <w:r w:rsidRPr="00B50EF7">
        <w:t>2. Sequence Diagram Kelola Aset</w:t>
      </w:r>
    </w:p>
    <w:p w14:paraId="29646F27" w14:textId="35302DD4" w:rsidR="002A2471" w:rsidRPr="00B50EF7" w:rsidRDefault="002A2471" w:rsidP="00A67894">
      <w:pPr>
        <w:spacing w:line="276" w:lineRule="auto"/>
        <w:ind w:left="284" w:firstLine="397"/>
        <w:jc w:val="both"/>
      </w:pPr>
      <w:r>
        <w:rPr>
          <w:rStyle w:val="citation-411"/>
        </w:rPr>
        <w:t xml:space="preserve">Menunjukkan bagaimana data aset yang dimasukkan oleh Admin diproses oleh sistem, disimpan ke dalam tabel aset, dan bagaimana </w:t>
      </w:r>
      <w:r>
        <w:rPr>
          <w:rStyle w:val="citation-411"/>
          <w:i/>
          <w:iCs/>
        </w:rPr>
        <w:t>library</w:t>
      </w:r>
      <w:r>
        <w:rPr>
          <w:rStyle w:val="citation-411"/>
        </w:rPr>
        <w:t xml:space="preserve"> pihak ketiga dipanggil untuk menghasilkan imej QR Code yang unik</w:t>
      </w:r>
      <w:r>
        <w:t>.</w:t>
      </w:r>
    </w:p>
    <w:p w14:paraId="25C58C00" w14:textId="607DECA2" w:rsidR="00225BFA" w:rsidRPr="00B50EF7" w:rsidRDefault="00225BFA" w:rsidP="00A67894">
      <w:pPr>
        <w:spacing w:line="276" w:lineRule="auto"/>
      </w:pPr>
      <w:r w:rsidRPr="00B50EF7">
        <w:rPr>
          <w:noProof/>
        </w:rPr>
        <w:lastRenderedPageBreak/>
        <w:drawing>
          <wp:inline distT="0" distB="0" distL="0" distR="0" wp14:anchorId="38D132FA" wp14:editId="24BEF10D">
            <wp:extent cx="5039995" cy="6794500"/>
            <wp:effectExtent l="19050" t="19050" r="27305"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039995" cy="6794500"/>
                    </a:xfrm>
                    <a:prstGeom prst="rect">
                      <a:avLst/>
                    </a:prstGeom>
                    <a:ln>
                      <a:solidFill>
                        <a:schemeClr val="tx1"/>
                      </a:solidFill>
                    </a:ln>
                  </pic:spPr>
                </pic:pic>
              </a:graphicData>
            </a:graphic>
          </wp:inline>
        </w:drawing>
      </w:r>
    </w:p>
    <w:p w14:paraId="59EBF5B7" w14:textId="595E0586" w:rsidR="00225BFA" w:rsidRDefault="00225BFA" w:rsidP="00A67894">
      <w:pPr>
        <w:pStyle w:val="Heading3"/>
        <w:spacing w:line="276" w:lineRule="auto"/>
      </w:pPr>
      <w:r w:rsidRPr="00B50EF7">
        <w:t>3.4.4 Class Diagram</w:t>
      </w:r>
    </w:p>
    <w:p w14:paraId="0706C0D5" w14:textId="61A68026" w:rsidR="00A67894" w:rsidRPr="00A67894" w:rsidRDefault="00A67894" w:rsidP="00A67894">
      <w:pPr>
        <w:spacing w:line="276" w:lineRule="auto"/>
        <w:ind w:firstLine="397"/>
        <w:jc w:val="both"/>
      </w:pPr>
      <w:r>
        <w:rPr>
          <w:i/>
          <w:iCs/>
        </w:rPr>
        <w:t>Class Diagram</w:t>
      </w:r>
      <w:r>
        <w:t xml:space="preserve"> menggambarkan struktur data statik dalam sistem dengan menunjukkan kelas-kelas yang mewakili jadual di pangkalan data, atributnya, serta hubungan (relasi) antara kelas tersebut. </w:t>
      </w:r>
      <w:r>
        <w:rPr>
          <w:rStyle w:val="citation-410"/>
        </w:rPr>
        <w:t xml:space="preserve">Kelas utama dalam sistem ini merangkumi </w:t>
      </w:r>
      <w:r>
        <w:rPr>
          <w:rStyle w:val="citation-410"/>
          <w:rFonts w:ascii="Courier New" w:hAnsi="Courier New" w:cs="Courier New"/>
          <w:sz w:val="20"/>
          <w:szCs w:val="20"/>
        </w:rPr>
        <w:t>User</w:t>
      </w:r>
      <w:r>
        <w:rPr>
          <w:rStyle w:val="citation-410"/>
        </w:rPr>
        <w:t xml:space="preserve">, </w:t>
      </w:r>
      <w:r>
        <w:rPr>
          <w:rStyle w:val="citation-410"/>
          <w:rFonts w:ascii="Courier New" w:hAnsi="Courier New" w:cs="Courier New"/>
          <w:sz w:val="20"/>
          <w:szCs w:val="20"/>
        </w:rPr>
        <w:t>Aset</w:t>
      </w:r>
      <w:r>
        <w:rPr>
          <w:rStyle w:val="citation-410"/>
        </w:rPr>
        <w:t xml:space="preserve">, </w:t>
      </w:r>
      <w:r>
        <w:rPr>
          <w:rStyle w:val="citation-410"/>
          <w:rFonts w:ascii="Courier New" w:hAnsi="Courier New" w:cs="Courier New"/>
          <w:sz w:val="20"/>
          <w:szCs w:val="20"/>
        </w:rPr>
        <w:t>Kategori</w:t>
      </w:r>
      <w:r>
        <w:rPr>
          <w:rStyle w:val="citation-410"/>
        </w:rPr>
        <w:t xml:space="preserve">, </w:t>
      </w:r>
      <w:r>
        <w:rPr>
          <w:rStyle w:val="citation-410"/>
          <w:rFonts w:ascii="Courier New" w:hAnsi="Courier New" w:cs="Courier New"/>
          <w:sz w:val="20"/>
          <w:szCs w:val="20"/>
        </w:rPr>
        <w:t>Lokasi</w:t>
      </w:r>
      <w:r>
        <w:rPr>
          <w:rStyle w:val="citation-410"/>
        </w:rPr>
        <w:t xml:space="preserve">, </w:t>
      </w:r>
      <w:r>
        <w:rPr>
          <w:rStyle w:val="citation-410"/>
          <w:rFonts w:ascii="Courier New" w:hAnsi="Courier New" w:cs="Courier New"/>
          <w:sz w:val="20"/>
          <w:szCs w:val="20"/>
        </w:rPr>
        <w:t>Peminjaman</w:t>
      </w:r>
      <w:r>
        <w:rPr>
          <w:rStyle w:val="citation-410"/>
        </w:rPr>
        <w:t xml:space="preserve">, </w:t>
      </w:r>
      <w:r>
        <w:rPr>
          <w:rStyle w:val="citation-410"/>
          <w:rFonts w:ascii="Courier New" w:hAnsi="Courier New" w:cs="Courier New"/>
          <w:sz w:val="20"/>
          <w:szCs w:val="20"/>
        </w:rPr>
        <w:t>Mutasi</w:t>
      </w:r>
      <w:r>
        <w:rPr>
          <w:rStyle w:val="citation-410"/>
        </w:rPr>
        <w:t xml:space="preserve">, dan </w:t>
      </w:r>
      <w:r>
        <w:rPr>
          <w:rStyle w:val="citation-410"/>
          <w:rFonts w:ascii="Courier New" w:hAnsi="Courier New" w:cs="Courier New"/>
          <w:sz w:val="20"/>
          <w:szCs w:val="20"/>
        </w:rPr>
        <w:t>RiwayatAktivitas</w:t>
      </w:r>
      <w:r>
        <w:t>.</w:t>
      </w:r>
    </w:p>
    <w:p w14:paraId="79C3C6CB" w14:textId="44F4FA1A" w:rsidR="00225BFA" w:rsidRPr="00B50EF7" w:rsidRDefault="00A81B23" w:rsidP="00A67894">
      <w:pPr>
        <w:spacing w:line="276" w:lineRule="auto"/>
      </w:pPr>
      <w:r>
        <w:rPr>
          <w:noProof/>
        </w:rPr>
        <w:lastRenderedPageBreak/>
        <w:drawing>
          <wp:inline distT="0" distB="0" distL="0" distR="0" wp14:anchorId="052B824D" wp14:editId="4FB4005A">
            <wp:extent cx="5099050" cy="3078575"/>
            <wp:effectExtent l="19050" t="19050" r="2540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403" cy="3078788"/>
                    </a:xfrm>
                    <a:prstGeom prst="rect">
                      <a:avLst/>
                    </a:prstGeom>
                    <a:ln>
                      <a:solidFill>
                        <a:schemeClr val="tx1"/>
                      </a:solidFill>
                    </a:ln>
                  </pic:spPr>
                </pic:pic>
              </a:graphicData>
            </a:graphic>
          </wp:inline>
        </w:drawing>
      </w:r>
    </w:p>
    <w:p w14:paraId="69978CFA" w14:textId="67D579BA" w:rsidR="006544C7" w:rsidRDefault="006544C7" w:rsidP="00A67894">
      <w:pPr>
        <w:pStyle w:val="Heading2"/>
        <w:spacing w:line="276" w:lineRule="auto"/>
      </w:pPr>
      <w:r w:rsidRPr="00B50EF7">
        <w:t>3.5 Rancangan Basis Data</w:t>
      </w:r>
    </w:p>
    <w:p w14:paraId="03ABD2FA" w14:textId="2BBE81B8" w:rsidR="00F84E59" w:rsidRDefault="00F84E59" w:rsidP="00F84E59">
      <w:pPr>
        <w:ind w:firstLine="397"/>
        <w:jc w:val="both"/>
      </w:pPr>
      <w:r>
        <w:t>Rancangan basis data merupakan tahap untuk memetakan kebutuhan data ke dalam struktur tabel yang saling berelasi. Hal ini bertujuan untuk menjamin integritas data, menghindari redundansi, dan memudahkan proses pengolahan informasi aset di MAN 2 Hulu Sungai Utara.</w:t>
      </w:r>
    </w:p>
    <w:p w14:paraId="46833C32" w14:textId="303B0B82" w:rsidR="00F84E59" w:rsidRDefault="00F84E59" w:rsidP="00F84E59">
      <w:pPr>
        <w:pStyle w:val="Heading3"/>
      </w:pPr>
      <w:r>
        <w:t>3.5.1 Entity Relationship Diagram (ERD)</w:t>
      </w:r>
    </w:p>
    <w:p w14:paraId="64355989" w14:textId="31CE3786" w:rsidR="00F84E59" w:rsidRDefault="005152C9" w:rsidP="005152C9">
      <w:pPr>
        <w:ind w:firstLine="397"/>
        <w:jc w:val="both"/>
        <w:rPr>
          <w:i/>
          <w:iCs/>
        </w:rPr>
      </w:pPr>
      <w:r>
        <w:rPr>
          <w:i/>
          <w:iCs/>
        </w:rPr>
        <w:t>Entity Relationship Diagram</w:t>
      </w:r>
      <w:r>
        <w:t xml:space="preserve"> (ERD) digunakan untuk memodelkan struktur data dan hubungan antar entitas secara visual. Berdasarkan perancangan basis data yang telah dilakukan, sistem ini memiliki hubungan relasional antara tabel aset dengan tabel pendukung lainnya seperti kategori, lokasi, serta catatan transaksi (peminjaman dan mutasi).</w:t>
      </w:r>
    </w:p>
    <w:p w14:paraId="4F34D583" w14:textId="3FCA9EEA" w:rsidR="005152C9" w:rsidRDefault="005152C9" w:rsidP="005152C9">
      <w:pPr>
        <w:jc w:val="both"/>
      </w:pPr>
      <w:r>
        <w:t xml:space="preserve">Relasi antar tabel dalam basis data </w:t>
      </w:r>
      <w:r>
        <w:rPr>
          <w:rStyle w:val="HTMLCode"/>
          <w:rFonts w:eastAsiaTheme="minorHAnsi"/>
        </w:rPr>
        <w:t>db_inventaris_man2hsu</w:t>
      </w:r>
      <w:r>
        <w:t xml:space="preserve"> dapat dilihat pada </w:t>
      </w:r>
      <w:r>
        <w:rPr>
          <w:b/>
          <w:bCs/>
        </w:rPr>
        <w:t>Gambar 3.9</w:t>
      </w:r>
      <w:r>
        <w:t xml:space="preserve"> berikut ini:</w:t>
      </w:r>
    </w:p>
    <w:p w14:paraId="5B3F47C7" w14:textId="28DA2F7C" w:rsidR="005152C9" w:rsidRDefault="005152C9" w:rsidP="005152C9">
      <w:pPr>
        <w:jc w:val="both"/>
      </w:pPr>
      <w:r>
        <w:rPr>
          <w:noProof/>
        </w:rPr>
        <w:lastRenderedPageBreak/>
        <w:drawing>
          <wp:inline distT="0" distB="0" distL="0" distR="0" wp14:anchorId="555C6F4D" wp14:editId="18EBB04B">
            <wp:extent cx="5039995" cy="3795395"/>
            <wp:effectExtent l="19050" t="19050" r="2730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795395"/>
                    </a:xfrm>
                    <a:prstGeom prst="rect">
                      <a:avLst/>
                    </a:prstGeom>
                    <a:ln>
                      <a:solidFill>
                        <a:schemeClr val="tx1"/>
                      </a:solidFill>
                    </a:ln>
                  </pic:spPr>
                </pic:pic>
              </a:graphicData>
            </a:graphic>
          </wp:inline>
        </w:drawing>
      </w:r>
    </w:p>
    <w:p w14:paraId="6A997F4B" w14:textId="5F81DC10" w:rsidR="00F84E59" w:rsidRDefault="00F84E59" w:rsidP="00F84E59">
      <w:pPr>
        <w:pStyle w:val="Heading3"/>
      </w:pPr>
      <w:r>
        <w:t>3.5.2 Spesifikasi Tabel (Kamus Data)</w:t>
      </w:r>
    </w:p>
    <w:p w14:paraId="13E4353F" w14:textId="5D5B4D98" w:rsidR="00F84E59" w:rsidRDefault="00F84E59" w:rsidP="00F84E59">
      <w:r>
        <w:t xml:space="preserve">Berikut adalah spesifikasi tabel-tabel yang digunakan dalam basis data </w:t>
      </w:r>
      <w:r>
        <w:rPr>
          <w:rStyle w:val="HTMLCode"/>
          <w:rFonts w:eastAsiaTheme="minorHAnsi"/>
        </w:rPr>
        <w:t>db_inventaris_man2hsu</w:t>
      </w:r>
      <w:r>
        <w:t>:</w:t>
      </w:r>
    </w:p>
    <w:p w14:paraId="12BCA11B" w14:textId="71121FEF" w:rsidR="00F84E59" w:rsidRDefault="00F84E59" w:rsidP="007E4F4B">
      <w:pPr>
        <w:pStyle w:val="ListParagraph"/>
        <w:numPr>
          <w:ilvl w:val="0"/>
          <w:numId w:val="15"/>
        </w:numPr>
      </w:pPr>
      <w:r>
        <w:t>Tabel Aset</w:t>
      </w:r>
    </w:p>
    <w:p w14:paraId="1419B2DF" w14:textId="562E83E4" w:rsidR="00B7683C" w:rsidRPr="00B7683C" w:rsidRDefault="00B7683C" w:rsidP="00B7683C">
      <w:pPr>
        <w:pStyle w:val="ListParagraph"/>
        <w:ind w:left="360"/>
      </w:pPr>
      <w:r>
        <w:t>Digunakan untuk menyimpan informasi detail mengenai barang inventaris.</w:t>
      </w:r>
    </w:p>
    <w:tbl>
      <w:tblPr>
        <w:tblStyle w:val="TableGrid"/>
        <w:tblW w:w="0" w:type="auto"/>
        <w:tblInd w:w="360" w:type="dxa"/>
        <w:tblLook w:val="04A0" w:firstRow="1" w:lastRow="0" w:firstColumn="1" w:lastColumn="0" w:noHBand="0" w:noVBand="1"/>
      </w:tblPr>
      <w:tblGrid>
        <w:gridCol w:w="1816"/>
        <w:gridCol w:w="1509"/>
        <w:gridCol w:w="3823"/>
      </w:tblGrid>
      <w:tr w:rsidR="00B7683C" w14:paraId="71E973E9" w14:textId="77777777" w:rsidTr="00B7683C">
        <w:tc>
          <w:tcPr>
            <w:tcW w:w="1816" w:type="dxa"/>
            <w:shd w:val="clear" w:color="auto" w:fill="BFBFBF" w:themeFill="background1" w:themeFillShade="BF"/>
          </w:tcPr>
          <w:p w14:paraId="635BF568" w14:textId="3C7ABB97" w:rsidR="00B7683C" w:rsidRPr="00B7683C" w:rsidRDefault="00B7683C" w:rsidP="00B7683C">
            <w:pPr>
              <w:pStyle w:val="ListParagraph"/>
              <w:ind w:left="0"/>
              <w:jc w:val="center"/>
              <w:rPr>
                <w:lang w:val="en-US"/>
              </w:rPr>
            </w:pPr>
            <w:r>
              <w:rPr>
                <w:lang w:val="en-US"/>
              </w:rPr>
              <w:t>Field</w:t>
            </w:r>
          </w:p>
        </w:tc>
        <w:tc>
          <w:tcPr>
            <w:tcW w:w="1509" w:type="dxa"/>
            <w:shd w:val="clear" w:color="auto" w:fill="BFBFBF" w:themeFill="background1" w:themeFillShade="BF"/>
          </w:tcPr>
          <w:p w14:paraId="59E28719" w14:textId="01A5C95D" w:rsidR="00B7683C" w:rsidRPr="00B7683C" w:rsidRDefault="00B7683C" w:rsidP="00B7683C">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6265AEA2" w14:textId="49CF4771" w:rsidR="00B7683C" w:rsidRPr="00B7683C" w:rsidRDefault="00B7683C" w:rsidP="00B7683C">
            <w:pPr>
              <w:pStyle w:val="ListParagraph"/>
              <w:ind w:left="0"/>
              <w:jc w:val="center"/>
              <w:rPr>
                <w:lang w:val="en-US"/>
              </w:rPr>
            </w:pPr>
            <w:proofErr w:type="spellStart"/>
            <w:r>
              <w:rPr>
                <w:lang w:val="en-US"/>
              </w:rPr>
              <w:t>Keterangan</w:t>
            </w:r>
            <w:proofErr w:type="spellEnd"/>
          </w:p>
        </w:tc>
      </w:tr>
      <w:tr w:rsidR="00B7683C" w14:paraId="615D661C" w14:textId="77777777" w:rsidTr="00B7683C">
        <w:tc>
          <w:tcPr>
            <w:tcW w:w="1816" w:type="dxa"/>
          </w:tcPr>
          <w:p w14:paraId="2410A38A" w14:textId="78A99D25" w:rsidR="00B7683C" w:rsidRDefault="00B7683C" w:rsidP="00F84E59">
            <w:pPr>
              <w:pStyle w:val="ListParagraph"/>
              <w:ind w:left="0"/>
            </w:pPr>
            <w:r>
              <w:t>id</w:t>
            </w:r>
          </w:p>
        </w:tc>
        <w:tc>
          <w:tcPr>
            <w:tcW w:w="1509" w:type="dxa"/>
          </w:tcPr>
          <w:p w14:paraId="2D5E9C35" w14:textId="5117258D" w:rsidR="00B7683C" w:rsidRDefault="00B7683C" w:rsidP="00F84E59">
            <w:pPr>
              <w:pStyle w:val="ListParagraph"/>
              <w:ind w:left="0"/>
            </w:pPr>
            <w:r>
              <w:t>Int (PK)</w:t>
            </w:r>
          </w:p>
        </w:tc>
        <w:tc>
          <w:tcPr>
            <w:tcW w:w="3823" w:type="dxa"/>
          </w:tcPr>
          <w:p w14:paraId="219B6423" w14:textId="775CB529" w:rsidR="00B7683C" w:rsidRDefault="00B7683C" w:rsidP="00F84E59">
            <w:pPr>
              <w:pStyle w:val="ListParagraph"/>
              <w:ind w:left="0"/>
            </w:pPr>
            <w:r>
              <w:t>ID unik aset (Auto Increment)</w:t>
            </w:r>
          </w:p>
        </w:tc>
      </w:tr>
      <w:tr w:rsidR="00B7683C" w14:paraId="22FEB70C" w14:textId="77777777" w:rsidTr="00B7683C">
        <w:tc>
          <w:tcPr>
            <w:tcW w:w="1816" w:type="dxa"/>
          </w:tcPr>
          <w:p w14:paraId="57232061" w14:textId="630BB1D1" w:rsidR="00B7683C" w:rsidRDefault="00B7683C" w:rsidP="00F84E59">
            <w:pPr>
              <w:pStyle w:val="ListParagraph"/>
              <w:ind w:left="0"/>
            </w:pPr>
            <w:r>
              <w:t>kode_aset</w:t>
            </w:r>
          </w:p>
        </w:tc>
        <w:tc>
          <w:tcPr>
            <w:tcW w:w="1509" w:type="dxa"/>
          </w:tcPr>
          <w:p w14:paraId="799E0BC4" w14:textId="3613C0BA" w:rsidR="00B7683C" w:rsidRDefault="00B7683C" w:rsidP="00F84E59">
            <w:pPr>
              <w:pStyle w:val="ListParagraph"/>
              <w:ind w:left="0"/>
            </w:pPr>
            <w:r>
              <w:t>Varchar(50)</w:t>
            </w:r>
          </w:p>
        </w:tc>
        <w:tc>
          <w:tcPr>
            <w:tcW w:w="3823" w:type="dxa"/>
          </w:tcPr>
          <w:p w14:paraId="3F3658F0" w14:textId="39210439" w:rsidR="00B7683C" w:rsidRDefault="00B7683C" w:rsidP="00F84E59">
            <w:pPr>
              <w:pStyle w:val="ListParagraph"/>
              <w:ind w:left="0"/>
            </w:pPr>
            <w:r>
              <w:t>Kode unik untuk identitas QR Code</w:t>
            </w:r>
          </w:p>
        </w:tc>
      </w:tr>
      <w:tr w:rsidR="00B7683C" w14:paraId="4ACE55DA" w14:textId="77777777" w:rsidTr="00B7683C">
        <w:tc>
          <w:tcPr>
            <w:tcW w:w="1816" w:type="dxa"/>
          </w:tcPr>
          <w:p w14:paraId="20C10241" w14:textId="44A550B4" w:rsidR="00B7683C" w:rsidRDefault="00B7683C" w:rsidP="00F84E59">
            <w:pPr>
              <w:pStyle w:val="ListParagraph"/>
              <w:ind w:left="0"/>
            </w:pPr>
            <w:r>
              <w:t>nama_aset</w:t>
            </w:r>
          </w:p>
        </w:tc>
        <w:tc>
          <w:tcPr>
            <w:tcW w:w="1509" w:type="dxa"/>
          </w:tcPr>
          <w:p w14:paraId="2780489D" w14:textId="6CF1E708" w:rsidR="00B7683C" w:rsidRDefault="00B7683C" w:rsidP="00F84E59">
            <w:pPr>
              <w:pStyle w:val="ListParagraph"/>
              <w:ind w:left="0"/>
            </w:pPr>
            <w:r>
              <w:t>Varchar(</w:t>
            </w:r>
            <w:r>
              <w:rPr>
                <w:lang w:val="en-US"/>
              </w:rPr>
              <w:t>1</w:t>
            </w:r>
            <w:r>
              <w:t>50)</w:t>
            </w:r>
          </w:p>
        </w:tc>
        <w:tc>
          <w:tcPr>
            <w:tcW w:w="3823" w:type="dxa"/>
          </w:tcPr>
          <w:p w14:paraId="7F6E7012" w14:textId="309F46C3" w:rsidR="00B7683C" w:rsidRDefault="00B7683C" w:rsidP="00F84E59">
            <w:pPr>
              <w:pStyle w:val="ListParagraph"/>
              <w:ind w:left="0"/>
            </w:pPr>
            <w:r>
              <w:t>Nama barang aset</w:t>
            </w:r>
          </w:p>
        </w:tc>
      </w:tr>
      <w:tr w:rsidR="00B7683C" w14:paraId="5288FA8D" w14:textId="77777777" w:rsidTr="00B7683C">
        <w:tc>
          <w:tcPr>
            <w:tcW w:w="1816" w:type="dxa"/>
          </w:tcPr>
          <w:p w14:paraId="68C07B03" w14:textId="4E09D62B" w:rsidR="00B7683C" w:rsidRDefault="00B7683C" w:rsidP="00F84E59">
            <w:pPr>
              <w:pStyle w:val="ListParagraph"/>
              <w:ind w:left="0"/>
            </w:pPr>
            <w:r>
              <w:t>id_kategori</w:t>
            </w:r>
          </w:p>
        </w:tc>
        <w:tc>
          <w:tcPr>
            <w:tcW w:w="1509" w:type="dxa"/>
          </w:tcPr>
          <w:p w14:paraId="3B3C14BB" w14:textId="0F1C4852" w:rsidR="00B7683C" w:rsidRDefault="00B7683C" w:rsidP="00F84E59">
            <w:pPr>
              <w:pStyle w:val="ListParagraph"/>
              <w:ind w:left="0"/>
            </w:pPr>
            <w:r>
              <w:t>Int (FK)</w:t>
            </w:r>
          </w:p>
        </w:tc>
        <w:tc>
          <w:tcPr>
            <w:tcW w:w="3823" w:type="dxa"/>
          </w:tcPr>
          <w:p w14:paraId="0AF42054" w14:textId="2BC92EB2" w:rsidR="00B7683C" w:rsidRDefault="00B7683C" w:rsidP="00F84E59">
            <w:pPr>
              <w:pStyle w:val="ListParagraph"/>
              <w:ind w:left="0"/>
            </w:pPr>
            <w:r>
              <w:t>Relasi ke tabel kategori</w:t>
            </w:r>
          </w:p>
        </w:tc>
      </w:tr>
      <w:tr w:rsidR="00B7683C" w14:paraId="5FE0356D" w14:textId="77777777" w:rsidTr="00B7683C">
        <w:tc>
          <w:tcPr>
            <w:tcW w:w="1816" w:type="dxa"/>
          </w:tcPr>
          <w:p w14:paraId="6C00CA5D" w14:textId="2C0B135E" w:rsidR="00B7683C" w:rsidRDefault="00B7683C" w:rsidP="00F84E59">
            <w:pPr>
              <w:pStyle w:val="ListParagraph"/>
              <w:ind w:left="0"/>
            </w:pPr>
            <w:r>
              <w:t>id_lokasi</w:t>
            </w:r>
          </w:p>
        </w:tc>
        <w:tc>
          <w:tcPr>
            <w:tcW w:w="1509" w:type="dxa"/>
          </w:tcPr>
          <w:p w14:paraId="75603523" w14:textId="61799D40" w:rsidR="00B7683C" w:rsidRDefault="00B7683C" w:rsidP="00F84E59">
            <w:pPr>
              <w:pStyle w:val="ListParagraph"/>
              <w:ind w:left="0"/>
            </w:pPr>
            <w:r>
              <w:t>Int (FK)</w:t>
            </w:r>
          </w:p>
        </w:tc>
        <w:tc>
          <w:tcPr>
            <w:tcW w:w="3823" w:type="dxa"/>
          </w:tcPr>
          <w:p w14:paraId="06E37A87" w14:textId="5D24E3E1" w:rsidR="00B7683C" w:rsidRPr="00B7683C" w:rsidRDefault="00B7683C" w:rsidP="00F84E59">
            <w:pPr>
              <w:pStyle w:val="ListParagraph"/>
              <w:ind w:left="0"/>
              <w:rPr>
                <w:lang w:val="en-US"/>
              </w:rPr>
            </w:pPr>
            <w:r>
              <w:t>Relasi ke tabel lokas</w:t>
            </w:r>
            <w:proofErr w:type="spellStart"/>
            <w:r>
              <w:rPr>
                <w:lang w:val="en-US"/>
              </w:rPr>
              <w:t>i</w:t>
            </w:r>
            <w:proofErr w:type="spellEnd"/>
          </w:p>
        </w:tc>
      </w:tr>
      <w:tr w:rsidR="00DF44BB" w14:paraId="567D2805" w14:textId="77777777" w:rsidTr="00B7683C">
        <w:tc>
          <w:tcPr>
            <w:tcW w:w="1816" w:type="dxa"/>
          </w:tcPr>
          <w:p w14:paraId="5F907D4A" w14:textId="356DDA4D" w:rsidR="00DF44BB" w:rsidRDefault="00DF44BB" w:rsidP="00F84E59">
            <w:pPr>
              <w:pStyle w:val="ListParagraph"/>
              <w:ind w:left="0"/>
            </w:pPr>
            <w:r>
              <w:t>jumlah</w:t>
            </w:r>
          </w:p>
        </w:tc>
        <w:tc>
          <w:tcPr>
            <w:tcW w:w="1509" w:type="dxa"/>
          </w:tcPr>
          <w:p w14:paraId="45237B7A" w14:textId="18FB2D7C" w:rsidR="00DF44BB" w:rsidRDefault="00DF44BB" w:rsidP="00F84E59">
            <w:pPr>
              <w:pStyle w:val="ListParagraph"/>
              <w:ind w:left="0"/>
            </w:pPr>
            <w:r>
              <w:rPr>
                <w:lang w:val="en-US"/>
              </w:rPr>
              <w:t>I</w:t>
            </w:r>
            <w:r>
              <w:t>nt</w:t>
            </w:r>
          </w:p>
        </w:tc>
        <w:tc>
          <w:tcPr>
            <w:tcW w:w="3823" w:type="dxa"/>
          </w:tcPr>
          <w:p w14:paraId="7D44E11E" w14:textId="4F62651A" w:rsidR="00DF44BB" w:rsidRDefault="00DF44BB" w:rsidP="00F84E59">
            <w:pPr>
              <w:pStyle w:val="ListParagraph"/>
              <w:ind w:left="0"/>
            </w:pPr>
            <w:r>
              <w:t>Jumlah aset</w:t>
            </w:r>
          </w:p>
        </w:tc>
      </w:tr>
      <w:tr w:rsidR="00B7683C" w14:paraId="1681FBAC" w14:textId="77777777" w:rsidTr="00B7683C">
        <w:tc>
          <w:tcPr>
            <w:tcW w:w="1816" w:type="dxa"/>
          </w:tcPr>
          <w:p w14:paraId="376E9321" w14:textId="598FFF82" w:rsidR="00B7683C" w:rsidRDefault="00B7683C" w:rsidP="00F84E59">
            <w:pPr>
              <w:pStyle w:val="ListParagraph"/>
              <w:ind w:left="0"/>
            </w:pPr>
            <w:r>
              <w:t>kondisi</w:t>
            </w:r>
          </w:p>
        </w:tc>
        <w:tc>
          <w:tcPr>
            <w:tcW w:w="1509" w:type="dxa"/>
          </w:tcPr>
          <w:p w14:paraId="280F2E7C" w14:textId="2016BFAB" w:rsidR="00B7683C" w:rsidRDefault="00B7683C" w:rsidP="00F84E59">
            <w:pPr>
              <w:pStyle w:val="ListParagraph"/>
              <w:ind w:left="0"/>
            </w:pPr>
            <w:r>
              <w:t>Enum</w:t>
            </w:r>
          </w:p>
        </w:tc>
        <w:tc>
          <w:tcPr>
            <w:tcW w:w="3823" w:type="dxa"/>
          </w:tcPr>
          <w:p w14:paraId="69770830" w14:textId="58D579E0" w:rsidR="00B7683C" w:rsidRDefault="00B7683C" w:rsidP="00F84E59">
            <w:pPr>
              <w:pStyle w:val="ListParagraph"/>
              <w:ind w:left="0"/>
            </w:pPr>
            <w:r>
              <w:t>Status kondisi (Baik, Rusak Ringan, Rusak Berat)</w:t>
            </w:r>
          </w:p>
        </w:tc>
      </w:tr>
      <w:tr w:rsidR="00B7683C" w14:paraId="640BB5FD" w14:textId="77777777" w:rsidTr="00B7683C">
        <w:tc>
          <w:tcPr>
            <w:tcW w:w="1816" w:type="dxa"/>
          </w:tcPr>
          <w:p w14:paraId="13A0ADFC" w14:textId="6EC2DEAA" w:rsidR="00B7683C" w:rsidRDefault="00B7683C" w:rsidP="00F84E59">
            <w:pPr>
              <w:pStyle w:val="ListParagraph"/>
              <w:ind w:left="0"/>
            </w:pPr>
            <w:r>
              <w:t>tahun_perolehan</w:t>
            </w:r>
          </w:p>
        </w:tc>
        <w:tc>
          <w:tcPr>
            <w:tcW w:w="1509" w:type="dxa"/>
          </w:tcPr>
          <w:p w14:paraId="163F4E61" w14:textId="10E0F7FB" w:rsidR="00B7683C" w:rsidRDefault="00B7683C" w:rsidP="00F84E59">
            <w:pPr>
              <w:pStyle w:val="ListParagraph"/>
              <w:ind w:left="0"/>
            </w:pPr>
            <w:r>
              <w:t>Year</w:t>
            </w:r>
          </w:p>
        </w:tc>
        <w:tc>
          <w:tcPr>
            <w:tcW w:w="3823" w:type="dxa"/>
          </w:tcPr>
          <w:p w14:paraId="15AE8AB3" w14:textId="0A87BBBF" w:rsidR="00B7683C" w:rsidRDefault="00B7683C" w:rsidP="00F84E59">
            <w:pPr>
              <w:pStyle w:val="ListParagraph"/>
              <w:ind w:left="0"/>
            </w:pPr>
            <w:r>
              <w:t>Tahun pengadaan barang</w:t>
            </w:r>
          </w:p>
        </w:tc>
      </w:tr>
      <w:tr w:rsidR="00DF44BB" w14:paraId="3B43929C" w14:textId="77777777" w:rsidTr="00B7683C">
        <w:tc>
          <w:tcPr>
            <w:tcW w:w="1816" w:type="dxa"/>
          </w:tcPr>
          <w:p w14:paraId="42C2F26F" w14:textId="4B7C2CA0" w:rsidR="00DF44BB" w:rsidRDefault="00DF44BB" w:rsidP="00F84E59">
            <w:pPr>
              <w:pStyle w:val="ListParagraph"/>
              <w:ind w:left="0"/>
            </w:pPr>
            <w:r>
              <w:t>nilai_perolehan</w:t>
            </w:r>
          </w:p>
        </w:tc>
        <w:tc>
          <w:tcPr>
            <w:tcW w:w="1509" w:type="dxa"/>
          </w:tcPr>
          <w:p w14:paraId="4BDB735A" w14:textId="7695EA8C" w:rsidR="00DF44BB" w:rsidRDefault="00DF44BB" w:rsidP="00F84E59">
            <w:pPr>
              <w:pStyle w:val="ListParagraph"/>
              <w:ind w:left="0"/>
            </w:pPr>
            <w:r>
              <w:t>Decimal</w:t>
            </w:r>
          </w:p>
        </w:tc>
        <w:tc>
          <w:tcPr>
            <w:tcW w:w="3823" w:type="dxa"/>
          </w:tcPr>
          <w:p w14:paraId="3CE5142B" w14:textId="2F7A3597" w:rsidR="00DF44BB" w:rsidRDefault="00DF44BB" w:rsidP="00F84E59">
            <w:pPr>
              <w:pStyle w:val="ListParagraph"/>
              <w:ind w:left="0"/>
            </w:pPr>
            <w:r>
              <w:t>Nilai aset</w:t>
            </w:r>
          </w:p>
        </w:tc>
      </w:tr>
      <w:tr w:rsidR="00DF44BB" w14:paraId="0633E567" w14:textId="77777777" w:rsidTr="00B7683C">
        <w:tc>
          <w:tcPr>
            <w:tcW w:w="1816" w:type="dxa"/>
          </w:tcPr>
          <w:p w14:paraId="368440DF" w14:textId="075C17FA" w:rsidR="00DF44BB" w:rsidRDefault="00DF44BB" w:rsidP="00F84E59">
            <w:pPr>
              <w:pStyle w:val="ListParagraph"/>
              <w:ind w:left="0"/>
            </w:pPr>
            <w:r>
              <w:t>sumber_dana</w:t>
            </w:r>
          </w:p>
        </w:tc>
        <w:tc>
          <w:tcPr>
            <w:tcW w:w="1509" w:type="dxa"/>
          </w:tcPr>
          <w:p w14:paraId="0AB969E1" w14:textId="09A3EB5F" w:rsidR="00DF44BB" w:rsidRDefault="00DF44BB" w:rsidP="00F84E59">
            <w:pPr>
              <w:pStyle w:val="ListParagraph"/>
              <w:ind w:left="0"/>
            </w:pPr>
            <w:proofErr w:type="gramStart"/>
            <w:r>
              <w:rPr>
                <w:lang w:val="en-US"/>
              </w:rPr>
              <w:t>V</w:t>
            </w:r>
            <w:r>
              <w:t>archar(</w:t>
            </w:r>
            <w:proofErr w:type="gramEnd"/>
            <w:r>
              <w:t>100)</w:t>
            </w:r>
          </w:p>
        </w:tc>
        <w:tc>
          <w:tcPr>
            <w:tcW w:w="3823" w:type="dxa"/>
          </w:tcPr>
          <w:p w14:paraId="061F9F6E" w14:textId="51B044E5" w:rsidR="00DF44BB" w:rsidRDefault="00DF44BB" w:rsidP="00F84E59">
            <w:pPr>
              <w:pStyle w:val="ListParagraph"/>
              <w:ind w:left="0"/>
            </w:pPr>
            <w:r>
              <w:t>Sumber dana</w:t>
            </w:r>
          </w:p>
        </w:tc>
      </w:tr>
      <w:tr w:rsidR="00DF44BB" w14:paraId="0677C365" w14:textId="77777777" w:rsidTr="00B7683C">
        <w:tc>
          <w:tcPr>
            <w:tcW w:w="1816" w:type="dxa"/>
          </w:tcPr>
          <w:p w14:paraId="14BCB7F7" w14:textId="3AB55C1A" w:rsidR="00DF44BB" w:rsidRDefault="00DF44BB" w:rsidP="00F84E59">
            <w:pPr>
              <w:pStyle w:val="ListParagraph"/>
              <w:ind w:left="0"/>
            </w:pPr>
            <w:r>
              <w:t>gambar</w:t>
            </w:r>
          </w:p>
        </w:tc>
        <w:tc>
          <w:tcPr>
            <w:tcW w:w="1509" w:type="dxa"/>
          </w:tcPr>
          <w:p w14:paraId="26EA2E29" w14:textId="7DB93547" w:rsidR="00DF44BB" w:rsidRDefault="00DF44BB" w:rsidP="00F84E59">
            <w:pPr>
              <w:pStyle w:val="ListParagraph"/>
              <w:ind w:left="0"/>
              <w:rPr>
                <w:lang w:val="en-US"/>
              </w:rPr>
            </w:pPr>
            <w:proofErr w:type="gramStart"/>
            <w:r>
              <w:rPr>
                <w:lang w:val="en-US"/>
              </w:rPr>
              <w:t>V</w:t>
            </w:r>
            <w:r>
              <w:t>archar(</w:t>
            </w:r>
            <w:proofErr w:type="gramEnd"/>
            <w:r>
              <w:t>255)</w:t>
            </w:r>
          </w:p>
        </w:tc>
        <w:tc>
          <w:tcPr>
            <w:tcW w:w="3823" w:type="dxa"/>
          </w:tcPr>
          <w:p w14:paraId="00F9B3EA" w14:textId="774E39AB" w:rsidR="00DF44BB" w:rsidRDefault="00DF44BB" w:rsidP="00F84E59">
            <w:pPr>
              <w:pStyle w:val="ListParagraph"/>
              <w:ind w:left="0"/>
            </w:pPr>
            <w:r>
              <w:t>Foto aset</w:t>
            </w:r>
          </w:p>
        </w:tc>
      </w:tr>
      <w:tr w:rsidR="00DF44BB" w14:paraId="4FCF2C24" w14:textId="77777777" w:rsidTr="00B7683C">
        <w:tc>
          <w:tcPr>
            <w:tcW w:w="1816" w:type="dxa"/>
          </w:tcPr>
          <w:p w14:paraId="34FA74A4" w14:textId="19D7B9DE" w:rsidR="00DF44BB" w:rsidRDefault="00DF44BB" w:rsidP="00F84E59">
            <w:pPr>
              <w:pStyle w:val="ListParagraph"/>
              <w:ind w:left="0"/>
            </w:pPr>
            <w:r>
              <w:t>keterangan</w:t>
            </w:r>
          </w:p>
        </w:tc>
        <w:tc>
          <w:tcPr>
            <w:tcW w:w="1509" w:type="dxa"/>
          </w:tcPr>
          <w:p w14:paraId="0759801D" w14:textId="6C165A3F" w:rsidR="00DF44BB" w:rsidRDefault="00DF44BB" w:rsidP="00F84E59">
            <w:pPr>
              <w:pStyle w:val="ListParagraph"/>
              <w:ind w:left="0"/>
              <w:rPr>
                <w:lang w:val="en-US"/>
              </w:rPr>
            </w:pPr>
            <w:r>
              <w:rPr>
                <w:lang w:val="en-US"/>
              </w:rPr>
              <w:t>T</w:t>
            </w:r>
            <w:r>
              <w:t>ext</w:t>
            </w:r>
          </w:p>
        </w:tc>
        <w:tc>
          <w:tcPr>
            <w:tcW w:w="3823" w:type="dxa"/>
          </w:tcPr>
          <w:p w14:paraId="0F94856C" w14:textId="53D5C603" w:rsidR="00DF44BB" w:rsidRDefault="00DF44BB" w:rsidP="00F84E59">
            <w:pPr>
              <w:pStyle w:val="ListParagraph"/>
              <w:ind w:left="0"/>
            </w:pPr>
            <w:r>
              <w:t>Deskripsi</w:t>
            </w:r>
          </w:p>
        </w:tc>
      </w:tr>
      <w:tr w:rsidR="00DF44BB" w14:paraId="1A1E596C" w14:textId="77777777" w:rsidTr="00B7683C">
        <w:tc>
          <w:tcPr>
            <w:tcW w:w="1816" w:type="dxa"/>
          </w:tcPr>
          <w:p w14:paraId="3CD6B4D3" w14:textId="6409B1D1" w:rsidR="00DF44BB" w:rsidRDefault="00DF44BB" w:rsidP="00F84E59">
            <w:pPr>
              <w:pStyle w:val="ListParagraph"/>
              <w:ind w:left="0"/>
            </w:pPr>
            <w:r>
              <w:t>qr_code_path</w:t>
            </w:r>
          </w:p>
        </w:tc>
        <w:tc>
          <w:tcPr>
            <w:tcW w:w="1509" w:type="dxa"/>
          </w:tcPr>
          <w:p w14:paraId="13E3CC4F" w14:textId="3E8625A9" w:rsidR="00DF44BB" w:rsidRDefault="00DF44BB" w:rsidP="00F84E59">
            <w:pPr>
              <w:pStyle w:val="ListParagraph"/>
              <w:ind w:left="0"/>
              <w:rPr>
                <w:lang w:val="en-US"/>
              </w:rPr>
            </w:pPr>
            <w:proofErr w:type="gramStart"/>
            <w:r>
              <w:rPr>
                <w:lang w:val="en-US"/>
              </w:rPr>
              <w:t>V</w:t>
            </w:r>
            <w:r>
              <w:t>archar(</w:t>
            </w:r>
            <w:proofErr w:type="gramEnd"/>
            <w:r>
              <w:t>255)</w:t>
            </w:r>
          </w:p>
        </w:tc>
        <w:tc>
          <w:tcPr>
            <w:tcW w:w="3823" w:type="dxa"/>
          </w:tcPr>
          <w:p w14:paraId="2521BB62" w14:textId="0FA7ADEC" w:rsidR="00DF44BB" w:rsidRDefault="00DF44BB" w:rsidP="00F84E59">
            <w:pPr>
              <w:pStyle w:val="ListParagraph"/>
              <w:ind w:left="0"/>
            </w:pPr>
            <w:r>
              <w:t>Lokasi QR Code</w:t>
            </w:r>
          </w:p>
        </w:tc>
      </w:tr>
      <w:tr w:rsidR="00DF44BB" w14:paraId="53C14782" w14:textId="77777777" w:rsidTr="00B7683C">
        <w:tc>
          <w:tcPr>
            <w:tcW w:w="1816" w:type="dxa"/>
          </w:tcPr>
          <w:p w14:paraId="5C2DCF30" w14:textId="50EAE52B" w:rsidR="00DF44BB" w:rsidRDefault="00FD5F80" w:rsidP="00F84E59">
            <w:pPr>
              <w:pStyle w:val="ListParagraph"/>
              <w:ind w:left="0"/>
            </w:pPr>
            <w:r>
              <w:t>created_at</w:t>
            </w:r>
          </w:p>
        </w:tc>
        <w:tc>
          <w:tcPr>
            <w:tcW w:w="1509" w:type="dxa"/>
          </w:tcPr>
          <w:p w14:paraId="64723E59" w14:textId="40B2F09F" w:rsidR="00DF44BB" w:rsidRDefault="00FD5F80" w:rsidP="00F84E59">
            <w:pPr>
              <w:pStyle w:val="ListParagraph"/>
              <w:ind w:left="0"/>
              <w:rPr>
                <w:lang w:val="en-US"/>
              </w:rPr>
            </w:pPr>
            <w:r>
              <w:rPr>
                <w:lang w:val="en-US"/>
              </w:rPr>
              <w:t>T</w:t>
            </w:r>
            <w:r>
              <w:t>imestamp</w:t>
            </w:r>
          </w:p>
        </w:tc>
        <w:tc>
          <w:tcPr>
            <w:tcW w:w="3823" w:type="dxa"/>
          </w:tcPr>
          <w:p w14:paraId="0DCEDB57" w14:textId="58672CBB" w:rsidR="00DF44BB" w:rsidRDefault="00FD5F80" w:rsidP="00F84E59">
            <w:pPr>
              <w:pStyle w:val="ListParagraph"/>
              <w:ind w:left="0"/>
            </w:pPr>
            <w:r>
              <w:t>Waktu dibuat</w:t>
            </w:r>
          </w:p>
        </w:tc>
      </w:tr>
      <w:tr w:rsidR="00FD5F80" w14:paraId="7A57103F" w14:textId="77777777" w:rsidTr="00B7683C">
        <w:tc>
          <w:tcPr>
            <w:tcW w:w="1816" w:type="dxa"/>
          </w:tcPr>
          <w:p w14:paraId="6D6B5265" w14:textId="393A33B9" w:rsidR="00FD5F80" w:rsidRDefault="00FD5F80" w:rsidP="00F84E59">
            <w:pPr>
              <w:pStyle w:val="ListParagraph"/>
              <w:ind w:left="0"/>
            </w:pPr>
            <w:r>
              <w:lastRenderedPageBreak/>
              <w:t>updated_at</w:t>
            </w:r>
          </w:p>
        </w:tc>
        <w:tc>
          <w:tcPr>
            <w:tcW w:w="1509" w:type="dxa"/>
          </w:tcPr>
          <w:p w14:paraId="4944D25E" w14:textId="6E115229" w:rsidR="00FD5F80" w:rsidRDefault="00FD5F80" w:rsidP="00F84E59">
            <w:pPr>
              <w:pStyle w:val="ListParagraph"/>
              <w:ind w:left="0"/>
              <w:rPr>
                <w:lang w:val="en-US"/>
              </w:rPr>
            </w:pPr>
            <w:r>
              <w:rPr>
                <w:lang w:val="en-US"/>
              </w:rPr>
              <w:t>T</w:t>
            </w:r>
            <w:r>
              <w:t>imestamp</w:t>
            </w:r>
          </w:p>
        </w:tc>
        <w:tc>
          <w:tcPr>
            <w:tcW w:w="3823" w:type="dxa"/>
          </w:tcPr>
          <w:p w14:paraId="70474CB8" w14:textId="6E0B2A5C" w:rsidR="00FD5F80" w:rsidRDefault="00FD5F80" w:rsidP="00F84E59">
            <w:pPr>
              <w:pStyle w:val="ListParagraph"/>
              <w:ind w:left="0"/>
            </w:pPr>
            <w:r>
              <w:t>Waktu update</w:t>
            </w:r>
          </w:p>
        </w:tc>
      </w:tr>
      <w:tr w:rsidR="00FD5F80" w14:paraId="09783846" w14:textId="77777777" w:rsidTr="00B7683C">
        <w:tc>
          <w:tcPr>
            <w:tcW w:w="1816" w:type="dxa"/>
          </w:tcPr>
          <w:p w14:paraId="66FF1099" w14:textId="0B763425" w:rsidR="00FD5F80" w:rsidRDefault="00FD5F80" w:rsidP="00F84E59">
            <w:pPr>
              <w:pStyle w:val="ListParagraph"/>
              <w:ind w:left="0"/>
            </w:pPr>
            <w:r>
              <w:t>deleted_at</w:t>
            </w:r>
          </w:p>
        </w:tc>
        <w:tc>
          <w:tcPr>
            <w:tcW w:w="1509" w:type="dxa"/>
          </w:tcPr>
          <w:p w14:paraId="622CA2A9" w14:textId="39DB1D31" w:rsidR="00FD5F80" w:rsidRDefault="00FD5F80" w:rsidP="00F84E59">
            <w:pPr>
              <w:pStyle w:val="ListParagraph"/>
              <w:ind w:left="0"/>
              <w:rPr>
                <w:lang w:val="en-US"/>
              </w:rPr>
            </w:pPr>
            <w:r>
              <w:rPr>
                <w:lang w:val="en-US"/>
              </w:rPr>
              <w:t>T</w:t>
            </w:r>
            <w:r>
              <w:t>imestamp</w:t>
            </w:r>
          </w:p>
        </w:tc>
        <w:tc>
          <w:tcPr>
            <w:tcW w:w="3823" w:type="dxa"/>
          </w:tcPr>
          <w:p w14:paraId="65690881" w14:textId="0765D86A" w:rsidR="00FD5F80" w:rsidRDefault="00FD5F80" w:rsidP="00F84E59">
            <w:pPr>
              <w:pStyle w:val="ListParagraph"/>
              <w:ind w:left="0"/>
            </w:pPr>
            <w:r>
              <w:t>Soft delete</w:t>
            </w:r>
          </w:p>
        </w:tc>
      </w:tr>
    </w:tbl>
    <w:p w14:paraId="44CFB980" w14:textId="7D470C82" w:rsidR="00F84E59" w:rsidRDefault="00F84E59" w:rsidP="00B7683C"/>
    <w:p w14:paraId="29B7D5A2" w14:textId="27A2AEB5" w:rsidR="00B7683C" w:rsidRDefault="00B7683C" w:rsidP="007E4F4B">
      <w:pPr>
        <w:pStyle w:val="ListParagraph"/>
        <w:numPr>
          <w:ilvl w:val="0"/>
          <w:numId w:val="15"/>
        </w:numPr>
      </w:pPr>
      <w:r>
        <w:t>Tabel Kategori</w:t>
      </w:r>
    </w:p>
    <w:p w14:paraId="0C4314BA" w14:textId="77BF129E" w:rsidR="00B7683C" w:rsidRDefault="00F80C23" w:rsidP="00B7683C">
      <w:pPr>
        <w:pStyle w:val="ListParagraph"/>
        <w:ind w:left="360"/>
      </w:pPr>
      <w:ins w:id="0" w:author="Botan" w:date="2026-03-24T12:05:00Z">
        <w:r>
          <w:t>Tabel ini menyimpan kategori aset.</w:t>
        </w:r>
        <w:r w:rsidDel="00F80C23">
          <w:t xml:space="preserve"> </w:t>
        </w:r>
      </w:ins>
      <w:del w:id="1" w:author="Botan" w:date="2026-03-24T12:05:00Z">
        <w:r w:rsidR="00B7683C" w:rsidDel="00F80C23">
          <w:delText>Digunakan untuk mengelompokkan aset berdasarkan jenisnya.</w:delText>
        </w:r>
      </w:del>
    </w:p>
    <w:tbl>
      <w:tblPr>
        <w:tblStyle w:val="TableGrid"/>
        <w:tblW w:w="0" w:type="auto"/>
        <w:tblInd w:w="360" w:type="dxa"/>
        <w:tblLook w:val="04A0" w:firstRow="1" w:lastRow="0" w:firstColumn="1" w:lastColumn="0" w:noHBand="0" w:noVBand="1"/>
      </w:tblPr>
      <w:tblGrid>
        <w:gridCol w:w="1816"/>
        <w:gridCol w:w="1509"/>
        <w:gridCol w:w="3823"/>
      </w:tblGrid>
      <w:tr w:rsidR="00B7683C" w:rsidRPr="00B7683C" w14:paraId="0454AD50" w14:textId="77777777" w:rsidTr="00046E01">
        <w:tc>
          <w:tcPr>
            <w:tcW w:w="1816" w:type="dxa"/>
            <w:shd w:val="clear" w:color="auto" w:fill="BFBFBF" w:themeFill="background1" w:themeFillShade="BF"/>
          </w:tcPr>
          <w:p w14:paraId="3251AB82" w14:textId="77777777" w:rsidR="00B7683C" w:rsidRPr="00B7683C" w:rsidRDefault="00B7683C" w:rsidP="00046E01">
            <w:pPr>
              <w:pStyle w:val="ListParagraph"/>
              <w:ind w:left="0"/>
              <w:jc w:val="center"/>
              <w:rPr>
                <w:lang w:val="en-US"/>
              </w:rPr>
            </w:pPr>
            <w:r>
              <w:rPr>
                <w:lang w:val="en-US"/>
              </w:rPr>
              <w:t>Field</w:t>
            </w:r>
          </w:p>
        </w:tc>
        <w:tc>
          <w:tcPr>
            <w:tcW w:w="1509" w:type="dxa"/>
            <w:shd w:val="clear" w:color="auto" w:fill="BFBFBF" w:themeFill="background1" w:themeFillShade="BF"/>
          </w:tcPr>
          <w:p w14:paraId="022D64EF" w14:textId="77777777" w:rsidR="00B7683C" w:rsidRPr="00B7683C" w:rsidRDefault="00B7683C" w:rsidP="00046E01">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2285DBF9" w14:textId="77777777" w:rsidR="00B7683C" w:rsidRPr="00B7683C" w:rsidRDefault="00B7683C" w:rsidP="00046E01">
            <w:pPr>
              <w:pStyle w:val="ListParagraph"/>
              <w:ind w:left="0"/>
              <w:jc w:val="center"/>
              <w:rPr>
                <w:lang w:val="en-US"/>
              </w:rPr>
            </w:pPr>
            <w:proofErr w:type="spellStart"/>
            <w:r>
              <w:rPr>
                <w:lang w:val="en-US"/>
              </w:rPr>
              <w:t>Keterangan</w:t>
            </w:r>
            <w:proofErr w:type="spellEnd"/>
          </w:p>
        </w:tc>
      </w:tr>
      <w:tr w:rsidR="00B7683C" w14:paraId="7F8ABCF3" w14:textId="77777777" w:rsidTr="00046E01">
        <w:tc>
          <w:tcPr>
            <w:tcW w:w="1816" w:type="dxa"/>
          </w:tcPr>
          <w:p w14:paraId="3F8995FA" w14:textId="77777777" w:rsidR="00B7683C" w:rsidRDefault="00B7683C" w:rsidP="00046E01">
            <w:pPr>
              <w:pStyle w:val="ListParagraph"/>
              <w:ind w:left="0"/>
            </w:pPr>
            <w:r>
              <w:t>id</w:t>
            </w:r>
          </w:p>
        </w:tc>
        <w:tc>
          <w:tcPr>
            <w:tcW w:w="1509" w:type="dxa"/>
          </w:tcPr>
          <w:p w14:paraId="1C4B6F57" w14:textId="77777777" w:rsidR="00B7683C" w:rsidRDefault="00B7683C" w:rsidP="00046E01">
            <w:pPr>
              <w:pStyle w:val="ListParagraph"/>
              <w:ind w:left="0"/>
            </w:pPr>
            <w:r>
              <w:t>Int (PK)</w:t>
            </w:r>
          </w:p>
        </w:tc>
        <w:tc>
          <w:tcPr>
            <w:tcW w:w="3823" w:type="dxa"/>
          </w:tcPr>
          <w:p w14:paraId="14FB1614" w14:textId="232863BB" w:rsidR="00B7683C" w:rsidRDefault="00B7683C" w:rsidP="00046E01">
            <w:pPr>
              <w:pStyle w:val="ListParagraph"/>
              <w:ind w:left="0"/>
            </w:pPr>
            <w:r>
              <w:t>ID unik kategori</w:t>
            </w:r>
          </w:p>
        </w:tc>
      </w:tr>
      <w:tr w:rsidR="00B7683C" w14:paraId="7B1A96D9" w14:textId="77777777" w:rsidTr="00046E01">
        <w:tc>
          <w:tcPr>
            <w:tcW w:w="1816" w:type="dxa"/>
          </w:tcPr>
          <w:p w14:paraId="087FC59E" w14:textId="330E7382" w:rsidR="00B7683C" w:rsidRDefault="00B7683C" w:rsidP="00046E01">
            <w:pPr>
              <w:pStyle w:val="ListParagraph"/>
              <w:ind w:left="0"/>
            </w:pPr>
            <w:r>
              <w:t>nama_kategori</w:t>
            </w:r>
          </w:p>
        </w:tc>
        <w:tc>
          <w:tcPr>
            <w:tcW w:w="1509" w:type="dxa"/>
          </w:tcPr>
          <w:p w14:paraId="28CD044F" w14:textId="502B9EFC" w:rsidR="00B7683C" w:rsidRDefault="00B7683C" w:rsidP="00046E01">
            <w:pPr>
              <w:pStyle w:val="ListParagraph"/>
              <w:ind w:left="0"/>
            </w:pPr>
            <w:r>
              <w:t>Varchar(100)</w:t>
            </w:r>
          </w:p>
        </w:tc>
        <w:tc>
          <w:tcPr>
            <w:tcW w:w="3823" w:type="dxa"/>
          </w:tcPr>
          <w:p w14:paraId="5C2B103B" w14:textId="7F7D4216" w:rsidR="00B7683C" w:rsidRDefault="00B7683C" w:rsidP="00046E01">
            <w:pPr>
              <w:pStyle w:val="ListParagraph"/>
              <w:ind w:left="0"/>
            </w:pPr>
            <w:r>
              <w:t>Nama kategori (misal: Elektronik, Mebeler)</w:t>
            </w:r>
          </w:p>
        </w:tc>
      </w:tr>
      <w:tr w:rsidR="00FD5F80" w14:paraId="478EBF17" w14:textId="77777777" w:rsidTr="00046E01">
        <w:trPr>
          <w:ins w:id="2" w:author="Botan" w:date="2026-03-24T12:04:00Z"/>
        </w:trPr>
        <w:tc>
          <w:tcPr>
            <w:tcW w:w="1816" w:type="dxa"/>
          </w:tcPr>
          <w:p w14:paraId="113FC599" w14:textId="4CD71085" w:rsidR="00FD5F80" w:rsidRDefault="00F80C23" w:rsidP="00046E01">
            <w:pPr>
              <w:pStyle w:val="ListParagraph"/>
              <w:ind w:left="0"/>
              <w:rPr>
                <w:ins w:id="3" w:author="Botan" w:date="2026-03-24T12:04:00Z"/>
              </w:rPr>
            </w:pPr>
            <w:ins w:id="4" w:author="Botan" w:date="2026-03-24T12:04:00Z">
              <w:r>
                <w:t>keterangan</w:t>
              </w:r>
            </w:ins>
          </w:p>
        </w:tc>
        <w:tc>
          <w:tcPr>
            <w:tcW w:w="1509" w:type="dxa"/>
          </w:tcPr>
          <w:p w14:paraId="568C368D" w14:textId="4859C2BE" w:rsidR="00FD5F80" w:rsidRPr="00F80C23" w:rsidRDefault="00F80C23" w:rsidP="00046E01">
            <w:pPr>
              <w:pStyle w:val="ListParagraph"/>
              <w:ind w:left="0"/>
              <w:rPr>
                <w:ins w:id="5" w:author="Botan" w:date="2026-03-24T12:04:00Z"/>
                <w:lang w:val="en-US"/>
                <w:rPrChange w:id="6" w:author="Botan" w:date="2026-03-24T12:05:00Z">
                  <w:rPr>
                    <w:ins w:id="7" w:author="Botan" w:date="2026-03-24T12:04:00Z"/>
                  </w:rPr>
                </w:rPrChange>
              </w:rPr>
            </w:pPr>
            <w:ins w:id="8" w:author="Botan" w:date="2026-03-24T12:05:00Z">
              <w:r>
                <w:rPr>
                  <w:lang w:val="en-US"/>
                </w:rPr>
                <w:t>Text</w:t>
              </w:r>
            </w:ins>
          </w:p>
        </w:tc>
        <w:tc>
          <w:tcPr>
            <w:tcW w:w="3823" w:type="dxa"/>
          </w:tcPr>
          <w:p w14:paraId="5C15B35C" w14:textId="79EEFBF2" w:rsidR="00FD5F80" w:rsidRDefault="00F80C23" w:rsidP="00046E01">
            <w:pPr>
              <w:pStyle w:val="ListParagraph"/>
              <w:ind w:left="0"/>
              <w:rPr>
                <w:ins w:id="9" w:author="Botan" w:date="2026-03-24T12:04:00Z"/>
              </w:rPr>
            </w:pPr>
            <w:ins w:id="10" w:author="Botan" w:date="2026-03-24T12:05:00Z">
              <w:r>
                <w:t>Deskripsi</w:t>
              </w:r>
            </w:ins>
          </w:p>
        </w:tc>
      </w:tr>
      <w:tr w:rsidR="00FD5F80" w14:paraId="2678E156" w14:textId="77777777" w:rsidTr="00046E01">
        <w:trPr>
          <w:ins w:id="11" w:author="Botan" w:date="2026-03-24T12:04:00Z"/>
        </w:trPr>
        <w:tc>
          <w:tcPr>
            <w:tcW w:w="1816" w:type="dxa"/>
          </w:tcPr>
          <w:p w14:paraId="254D3AEF" w14:textId="24E4EC24" w:rsidR="00FD5F80" w:rsidRDefault="00F80C23" w:rsidP="00046E01">
            <w:pPr>
              <w:pStyle w:val="ListParagraph"/>
              <w:ind w:left="0"/>
              <w:rPr>
                <w:ins w:id="12" w:author="Botan" w:date="2026-03-24T12:04:00Z"/>
              </w:rPr>
            </w:pPr>
            <w:ins w:id="13" w:author="Botan" w:date="2026-03-24T12:05:00Z">
              <w:r>
                <w:t>created_at</w:t>
              </w:r>
            </w:ins>
          </w:p>
        </w:tc>
        <w:tc>
          <w:tcPr>
            <w:tcW w:w="1509" w:type="dxa"/>
          </w:tcPr>
          <w:p w14:paraId="1EDA9B19" w14:textId="14A716C6" w:rsidR="00FD5F80" w:rsidRDefault="00F80C23" w:rsidP="00046E01">
            <w:pPr>
              <w:pStyle w:val="ListParagraph"/>
              <w:ind w:left="0"/>
              <w:rPr>
                <w:ins w:id="14" w:author="Botan" w:date="2026-03-24T12:04:00Z"/>
              </w:rPr>
            </w:pPr>
            <w:ins w:id="15" w:author="Botan" w:date="2026-03-24T12:05:00Z">
              <w:r>
                <w:rPr>
                  <w:lang w:val="en-US"/>
                </w:rPr>
                <w:t>T</w:t>
              </w:r>
              <w:r>
                <w:t>imestamp</w:t>
              </w:r>
            </w:ins>
          </w:p>
        </w:tc>
        <w:tc>
          <w:tcPr>
            <w:tcW w:w="3823" w:type="dxa"/>
          </w:tcPr>
          <w:p w14:paraId="437CD15E" w14:textId="13AC1458" w:rsidR="00FD5F80" w:rsidRDefault="00F80C23" w:rsidP="00046E01">
            <w:pPr>
              <w:pStyle w:val="ListParagraph"/>
              <w:ind w:left="0"/>
              <w:rPr>
                <w:ins w:id="16" w:author="Botan" w:date="2026-03-24T12:04:00Z"/>
              </w:rPr>
            </w:pPr>
            <w:ins w:id="17" w:author="Botan" w:date="2026-03-24T12:05:00Z">
              <w:r>
                <w:t>Waktu dibuat</w:t>
              </w:r>
            </w:ins>
          </w:p>
        </w:tc>
      </w:tr>
    </w:tbl>
    <w:p w14:paraId="09855A12" w14:textId="6646439E" w:rsidR="00B7683C" w:rsidRDefault="00B7683C" w:rsidP="00B7683C"/>
    <w:p w14:paraId="309CE56F" w14:textId="5F60062A" w:rsidR="00B7683C" w:rsidRDefault="00B7683C" w:rsidP="007E4F4B">
      <w:pPr>
        <w:pStyle w:val="ListParagraph"/>
        <w:numPr>
          <w:ilvl w:val="0"/>
          <w:numId w:val="15"/>
        </w:numPr>
      </w:pPr>
      <w:r>
        <w:t xml:space="preserve">Tabel Lokasi </w:t>
      </w:r>
    </w:p>
    <w:p w14:paraId="33A8A9D6" w14:textId="7F613C68" w:rsidR="00B7683C" w:rsidRDefault="00B7683C" w:rsidP="00B7683C">
      <w:pPr>
        <w:pStyle w:val="ListParagraph"/>
        <w:ind w:left="360"/>
      </w:pPr>
      <w:r>
        <w:t>Digunakan untuk mendefinisikan ruangan atau tempat penyimpanan aset.</w:t>
      </w:r>
    </w:p>
    <w:tbl>
      <w:tblPr>
        <w:tblStyle w:val="TableGrid"/>
        <w:tblW w:w="0" w:type="auto"/>
        <w:tblInd w:w="360" w:type="dxa"/>
        <w:tblLook w:val="04A0" w:firstRow="1" w:lastRow="0" w:firstColumn="1" w:lastColumn="0" w:noHBand="0" w:noVBand="1"/>
      </w:tblPr>
      <w:tblGrid>
        <w:gridCol w:w="1816"/>
        <w:gridCol w:w="1509"/>
        <w:gridCol w:w="3823"/>
      </w:tblGrid>
      <w:tr w:rsidR="00B7683C" w:rsidRPr="00B7683C" w14:paraId="28F67D23" w14:textId="77777777" w:rsidTr="00046E01">
        <w:tc>
          <w:tcPr>
            <w:tcW w:w="1816" w:type="dxa"/>
            <w:shd w:val="clear" w:color="auto" w:fill="BFBFBF" w:themeFill="background1" w:themeFillShade="BF"/>
          </w:tcPr>
          <w:p w14:paraId="40099B19" w14:textId="77777777" w:rsidR="00B7683C" w:rsidRPr="00B7683C" w:rsidRDefault="00B7683C" w:rsidP="00046E01">
            <w:pPr>
              <w:pStyle w:val="ListParagraph"/>
              <w:ind w:left="0"/>
              <w:jc w:val="center"/>
              <w:rPr>
                <w:lang w:val="en-US"/>
              </w:rPr>
            </w:pPr>
            <w:r>
              <w:rPr>
                <w:lang w:val="en-US"/>
              </w:rPr>
              <w:t>Field</w:t>
            </w:r>
          </w:p>
        </w:tc>
        <w:tc>
          <w:tcPr>
            <w:tcW w:w="1509" w:type="dxa"/>
            <w:shd w:val="clear" w:color="auto" w:fill="BFBFBF" w:themeFill="background1" w:themeFillShade="BF"/>
          </w:tcPr>
          <w:p w14:paraId="4B8FDCFB" w14:textId="77777777" w:rsidR="00B7683C" w:rsidRPr="00B7683C" w:rsidRDefault="00B7683C" w:rsidP="00046E01">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691D6D49" w14:textId="77777777" w:rsidR="00B7683C" w:rsidRPr="00B7683C" w:rsidRDefault="00B7683C" w:rsidP="00046E01">
            <w:pPr>
              <w:pStyle w:val="ListParagraph"/>
              <w:ind w:left="0"/>
              <w:jc w:val="center"/>
              <w:rPr>
                <w:lang w:val="en-US"/>
              </w:rPr>
            </w:pPr>
            <w:proofErr w:type="spellStart"/>
            <w:r>
              <w:rPr>
                <w:lang w:val="en-US"/>
              </w:rPr>
              <w:t>Keterangan</w:t>
            </w:r>
            <w:proofErr w:type="spellEnd"/>
          </w:p>
        </w:tc>
      </w:tr>
      <w:tr w:rsidR="00B7683C" w14:paraId="5516D7BE" w14:textId="77777777" w:rsidTr="00046E01">
        <w:tc>
          <w:tcPr>
            <w:tcW w:w="1816" w:type="dxa"/>
          </w:tcPr>
          <w:p w14:paraId="132B659C" w14:textId="77777777" w:rsidR="00B7683C" w:rsidRDefault="00B7683C" w:rsidP="00046E01">
            <w:pPr>
              <w:pStyle w:val="ListParagraph"/>
              <w:ind w:left="0"/>
            </w:pPr>
            <w:r>
              <w:t>id</w:t>
            </w:r>
          </w:p>
        </w:tc>
        <w:tc>
          <w:tcPr>
            <w:tcW w:w="1509" w:type="dxa"/>
          </w:tcPr>
          <w:p w14:paraId="02E5C680" w14:textId="77777777" w:rsidR="00B7683C" w:rsidRDefault="00B7683C" w:rsidP="00046E01">
            <w:pPr>
              <w:pStyle w:val="ListParagraph"/>
              <w:ind w:left="0"/>
            </w:pPr>
            <w:r>
              <w:t>Int (PK)</w:t>
            </w:r>
          </w:p>
        </w:tc>
        <w:tc>
          <w:tcPr>
            <w:tcW w:w="3823" w:type="dxa"/>
          </w:tcPr>
          <w:p w14:paraId="43FCD226" w14:textId="787F7CF3" w:rsidR="00B7683C" w:rsidRDefault="00B7683C" w:rsidP="00046E01">
            <w:pPr>
              <w:pStyle w:val="ListParagraph"/>
              <w:ind w:left="0"/>
            </w:pPr>
            <w:r>
              <w:t>ID unik lokasi</w:t>
            </w:r>
          </w:p>
        </w:tc>
      </w:tr>
      <w:tr w:rsidR="00B7683C" w14:paraId="7529D9FC" w14:textId="77777777" w:rsidTr="00046E01">
        <w:tc>
          <w:tcPr>
            <w:tcW w:w="1816" w:type="dxa"/>
          </w:tcPr>
          <w:p w14:paraId="685F7FFE" w14:textId="18E44C83" w:rsidR="00B7683C" w:rsidRDefault="00B7683C" w:rsidP="00046E01">
            <w:pPr>
              <w:pStyle w:val="ListParagraph"/>
              <w:ind w:left="0"/>
            </w:pPr>
            <w:r>
              <w:t>nama_lokasi</w:t>
            </w:r>
          </w:p>
        </w:tc>
        <w:tc>
          <w:tcPr>
            <w:tcW w:w="1509" w:type="dxa"/>
          </w:tcPr>
          <w:p w14:paraId="32BE29A9" w14:textId="77777777" w:rsidR="00B7683C" w:rsidRDefault="00B7683C" w:rsidP="00046E01">
            <w:pPr>
              <w:pStyle w:val="ListParagraph"/>
              <w:ind w:left="0"/>
            </w:pPr>
            <w:r>
              <w:t>Varchar(100)</w:t>
            </w:r>
          </w:p>
        </w:tc>
        <w:tc>
          <w:tcPr>
            <w:tcW w:w="3823" w:type="dxa"/>
          </w:tcPr>
          <w:p w14:paraId="445111EF" w14:textId="45AD626A" w:rsidR="00B7683C" w:rsidRDefault="00B7683C" w:rsidP="00046E01">
            <w:pPr>
              <w:pStyle w:val="ListParagraph"/>
              <w:ind w:left="0"/>
            </w:pPr>
            <w:r>
              <w:t>Nama ruangan (misal: Lab Komputer, Ruang Guru)</w:t>
            </w:r>
          </w:p>
        </w:tc>
      </w:tr>
      <w:tr w:rsidR="00E124B6" w14:paraId="4F0ACC74" w14:textId="77777777" w:rsidTr="00046E01">
        <w:trPr>
          <w:ins w:id="18" w:author="Botan" w:date="2026-03-24T12:05:00Z"/>
        </w:trPr>
        <w:tc>
          <w:tcPr>
            <w:tcW w:w="1816" w:type="dxa"/>
          </w:tcPr>
          <w:p w14:paraId="2969D4A2" w14:textId="39D2C0A9" w:rsidR="00E124B6" w:rsidRDefault="00E124B6" w:rsidP="00E124B6">
            <w:pPr>
              <w:pStyle w:val="ListParagraph"/>
              <w:ind w:left="0"/>
              <w:rPr>
                <w:ins w:id="19" w:author="Botan" w:date="2026-03-24T12:05:00Z"/>
              </w:rPr>
            </w:pPr>
            <w:ins w:id="20" w:author="Botan" w:date="2026-03-24T12:04:00Z">
              <w:r>
                <w:t>keterangan</w:t>
              </w:r>
            </w:ins>
          </w:p>
        </w:tc>
        <w:tc>
          <w:tcPr>
            <w:tcW w:w="1509" w:type="dxa"/>
          </w:tcPr>
          <w:p w14:paraId="5C0F0153" w14:textId="6535DFD2" w:rsidR="00E124B6" w:rsidRDefault="00E124B6" w:rsidP="00E124B6">
            <w:pPr>
              <w:pStyle w:val="ListParagraph"/>
              <w:ind w:left="0"/>
              <w:rPr>
                <w:ins w:id="21" w:author="Botan" w:date="2026-03-24T12:05:00Z"/>
              </w:rPr>
            </w:pPr>
            <w:ins w:id="22" w:author="Botan" w:date="2026-03-24T12:05:00Z">
              <w:r>
                <w:rPr>
                  <w:lang w:val="en-US"/>
                </w:rPr>
                <w:t>Text</w:t>
              </w:r>
            </w:ins>
          </w:p>
        </w:tc>
        <w:tc>
          <w:tcPr>
            <w:tcW w:w="3823" w:type="dxa"/>
          </w:tcPr>
          <w:p w14:paraId="46B2A904" w14:textId="5ED85F9E" w:rsidR="00E124B6" w:rsidRDefault="00E124B6" w:rsidP="00E124B6">
            <w:pPr>
              <w:pStyle w:val="ListParagraph"/>
              <w:ind w:left="0"/>
              <w:rPr>
                <w:ins w:id="23" w:author="Botan" w:date="2026-03-24T12:05:00Z"/>
              </w:rPr>
            </w:pPr>
            <w:ins w:id="24" w:author="Botan" w:date="2026-03-24T12:05:00Z">
              <w:r>
                <w:t>Deskripsi</w:t>
              </w:r>
            </w:ins>
          </w:p>
        </w:tc>
      </w:tr>
      <w:tr w:rsidR="00E124B6" w14:paraId="4A06E959" w14:textId="77777777" w:rsidTr="00046E01">
        <w:tc>
          <w:tcPr>
            <w:tcW w:w="1816" w:type="dxa"/>
          </w:tcPr>
          <w:p w14:paraId="05C7DD4D" w14:textId="0F9F663F" w:rsidR="00E124B6" w:rsidRDefault="00E124B6" w:rsidP="00E124B6">
            <w:pPr>
              <w:pStyle w:val="ListParagraph"/>
              <w:ind w:left="0"/>
            </w:pPr>
            <w:ins w:id="25" w:author="Botan" w:date="2026-03-24T12:05:00Z">
              <w:r>
                <w:t>created_at</w:t>
              </w:r>
            </w:ins>
          </w:p>
        </w:tc>
        <w:tc>
          <w:tcPr>
            <w:tcW w:w="1509" w:type="dxa"/>
          </w:tcPr>
          <w:p w14:paraId="5F819775" w14:textId="712231C3" w:rsidR="00E124B6" w:rsidRDefault="00E124B6" w:rsidP="00E124B6">
            <w:pPr>
              <w:pStyle w:val="ListParagraph"/>
              <w:ind w:left="0"/>
              <w:rPr>
                <w:lang w:val="en-US"/>
              </w:rPr>
            </w:pPr>
            <w:ins w:id="26" w:author="Botan" w:date="2026-03-24T12:05:00Z">
              <w:r>
                <w:rPr>
                  <w:lang w:val="en-US"/>
                </w:rPr>
                <w:t>T</w:t>
              </w:r>
              <w:r>
                <w:t>imestamp</w:t>
              </w:r>
            </w:ins>
          </w:p>
        </w:tc>
        <w:tc>
          <w:tcPr>
            <w:tcW w:w="3823" w:type="dxa"/>
          </w:tcPr>
          <w:p w14:paraId="099C3E19" w14:textId="47DBEC7E" w:rsidR="00E124B6" w:rsidRDefault="00E124B6" w:rsidP="00E124B6">
            <w:pPr>
              <w:pStyle w:val="ListParagraph"/>
              <w:ind w:left="0"/>
            </w:pPr>
            <w:ins w:id="27" w:author="Botan" w:date="2026-03-24T12:05:00Z">
              <w:r>
                <w:t>Waktu dibuat</w:t>
              </w:r>
            </w:ins>
          </w:p>
        </w:tc>
      </w:tr>
    </w:tbl>
    <w:p w14:paraId="44AD1BA0" w14:textId="1CB5342B" w:rsidR="00B7683C" w:rsidRDefault="00B7683C" w:rsidP="00B7683C"/>
    <w:p w14:paraId="6E9F1801" w14:textId="6ECE67A2" w:rsidR="00B7683C" w:rsidRDefault="00B7683C" w:rsidP="007E4F4B">
      <w:pPr>
        <w:pStyle w:val="ListParagraph"/>
        <w:numPr>
          <w:ilvl w:val="0"/>
          <w:numId w:val="15"/>
        </w:numPr>
      </w:pPr>
      <w:r>
        <w:t>Tabel Peminjaman</w:t>
      </w:r>
    </w:p>
    <w:p w14:paraId="591D4152" w14:textId="0B020A69" w:rsidR="00B7683C" w:rsidRDefault="004631AF" w:rsidP="00B7683C">
      <w:pPr>
        <w:pStyle w:val="ListParagraph"/>
        <w:ind w:left="360"/>
      </w:pPr>
      <w:r>
        <w:t>Digunakan untuk mencatat peminjaman aset.</w:t>
      </w:r>
    </w:p>
    <w:tbl>
      <w:tblPr>
        <w:tblStyle w:val="TableGrid"/>
        <w:tblW w:w="0" w:type="auto"/>
        <w:tblInd w:w="360" w:type="dxa"/>
        <w:tblLook w:val="04A0" w:firstRow="1" w:lastRow="0" w:firstColumn="1" w:lastColumn="0" w:noHBand="0" w:noVBand="1"/>
      </w:tblPr>
      <w:tblGrid>
        <w:gridCol w:w="2682"/>
        <w:gridCol w:w="1631"/>
        <w:gridCol w:w="2835"/>
      </w:tblGrid>
      <w:tr w:rsidR="00B7683C" w:rsidRPr="00B7683C" w14:paraId="6D263A04" w14:textId="77777777" w:rsidTr="00D45DD5">
        <w:tc>
          <w:tcPr>
            <w:tcW w:w="2682" w:type="dxa"/>
            <w:shd w:val="clear" w:color="auto" w:fill="BFBFBF" w:themeFill="background1" w:themeFillShade="BF"/>
          </w:tcPr>
          <w:p w14:paraId="5A4E7CD6" w14:textId="77777777" w:rsidR="00B7683C" w:rsidRPr="00B7683C" w:rsidRDefault="00B7683C" w:rsidP="00046E01">
            <w:pPr>
              <w:pStyle w:val="ListParagraph"/>
              <w:ind w:left="0"/>
              <w:jc w:val="center"/>
              <w:rPr>
                <w:lang w:val="en-US"/>
              </w:rPr>
            </w:pPr>
            <w:r>
              <w:rPr>
                <w:lang w:val="en-US"/>
              </w:rPr>
              <w:t>Field</w:t>
            </w:r>
          </w:p>
        </w:tc>
        <w:tc>
          <w:tcPr>
            <w:tcW w:w="1631" w:type="dxa"/>
            <w:shd w:val="clear" w:color="auto" w:fill="BFBFBF" w:themeFill="background1" w:themeFillShade="BF"/>
          </w:tcPr>
          <w:p w14:paraId="1017F4BD" w14:textId="77777777" w:rsidR="00B7683C" w:rsidRPr="00B7683C" w:rsidRDefault="00B7683C" w:rsidP="00046E01">
            <w:pPr>
              <w:pStyle w:val="ListParagraph"/>
              <w:ind w:left="0"/>
              <w:jc w:val="center"/>
              <w:rPr>
                <w:lang w:val="en-US"/>
              </w:rPr>
            </w:pPr>
            <w:proofErr w:type="spellStart"/>
            <w:r>
              <w:rPr>
                <w:lang w:val="en-US"/>
              </w:rPr>
              <w:t>Tipe</w:t>
            </w:r>
            <w:proofErr w:type="spellEnd"/>
            <w:r>
              <w:rPr>
                <w:lang w:val="en-US"/>
              </w:rPr>
              <w:t xml:space="preserve"> Data</w:t>
            </w:r>
          </w:p>
        </w:tc>
        <w:tc>
          <w:tcPr>
            <w:tcW w:w="2835" w:type="dxa"/>
            <w:shd w:val="clear" w:color="auto" w:fill="BFBFBF" w:themeFill="background1" w:themeFillShade="BF"/>
          </w:tcPr>
          <w:p w14:paraId="0214A5B8" w14:textId="77777777" w:rsidR="00B7683C" w:rsidRPr="00B7683C" w:rsidRDefault="00B7683C" w:rsidP="00046E01">
            <w:pPr>
              <w:pStyle w:val="ListParagraph"/>
              <w:ind w:left="0"/>
              <w:jc w:val="center"/>
              <w:rPr>
                <w:lang w:val="en-US"/>
              </w:rPr>
            </w:pPr>
            <w:proofErr w:type="spellStart"/>
            <w:r>
              <w:rPr>
                <w:lang w:val="en-US"/>
              </w:rPr>
              <w:t>Keterangan</w:t>
            </w:r>
            <w:proofErr w:type="spellEnd"/>
          </w:p>
        </w:tc>
      </w:tr>
      <w:tr w:rsidR="00B7683C" w14:paraId="7B62061E" w14:textId="77777777" w:rsidTr="00D45DD5">
        <w:tc>
          <w:tcPr>
            <w:tcW w:w="2682" w:type="dxa"/>
          </w:tcPr>
          <w:p w14:paraId="6E8C91CE" w14:textId="77777777" w:rsidR="00B7683C" w:rsidRDefault="00B7683C" w:rsidP="00046E01">
            <w:pPr>
              <w:pStyle w:val="ListParagraph"/>
              <w:ind w:left="0"/>
            </w:pPr>
            <w:r>
              <w:t>id</w:t>
            </w:r>
          </w:p>
        </w:tc>
        <w:tc>
          <w:tcPr>
            <w:tcW w:w="1631" w:type="dxa"/>
          </w:tcPr>
          <w:p w14:paraId="21C28167" w14:textId="77777777" w:rsidR="00B7683C" w:rsidRDefault="00B7683C" w:rsidP="00046E01">
            <w:pPr>
              <w:pStyle w:val="ListParagraph"/>
              <w:ind w:left="0"/>
            </w:pPr>
            <w:r>
              <w:t>Int (PK)</w:t>
            </w:r>
          </w:p>
        </w:tc>
        <w:tc>
          <w:tcPr>
            <w:tcW w:w="2835" w:type="dxa"/>
          </w:tcPr>
          <w:p w14:paraId="3DEAFFBF" w14:textId="67170A3A" w:rsidR="00B7683C" w:rsidRDefault="004631AF" w:rsidP="00046E01">
            <w:pPr>
              <w:pStyle w:val="ListParagraph"/>
              <w:ind w:left="0"/>
            </w:pPr>
            <w:r>
              <w:rPr>
                <w:lang w:val="en-US"/>
              </w:rPr>
              <w:t>I</w:t>
            </w:r>
            <w:r w:rsidR="00B7683C">
              <w:t>D peminjaman</w:t>
            </w:r>
          </w:p>
        </w:tc>
      </w:tr>
      <w:tr w:rsidR="00B7683C" w14:paraId="33F9CBF5" w14:textId="77777777" w:rsidTr="00D45DD5">
        <w:tc>
          <w:tcPr>
            <w:tcW w:w="2682" w:type="dxa"/>
          </w:tcPr>
          <w:p w14:paraId="7A91B4E4" w14:textId="7B5506FB" w:rsidR="00B7683C" w:rsidRDefault="00B7683C" w:rsidP="00046E01">
            <w:pPr>
              <w:pStyle w:val="ListParagraph"/>
              <w:ind w:left="0"/>
            </w:pPr>
            <w:r>
              <w:t>id_aset</w:t>
            </w:r>
          </w:p>
        </w:tc>
        <w:tc>
          <w:tcPr>
            <w:tcW w:w="1631" w:type="dxa"/>
          </w:tcPr>
          <w:p w14:paraId="42D582BE" w14:textId="51F8089F" w:rsidR="00B7683C" w:rsidRDefault="00B7683C" w:rsidP="00046E01">
            <w:pPr>
              <w:pStyle w:val="ListParagraph"/>
              <w:ind w:left="0"/>
            </w:pPr>
            <w:r>
              <w:t>Int (FK)</w:t>
            </w:r>
          </w:p>
        </w:tc>
        <w:tc>
          <w:tcPr>
            <w:tcW w:w="2835" w:type="dxa"/>
          </w:tcPr>
          <w:p w14:paraId="14058CDE" w14:textId="51057326" w:rsidR="00B7683C" w:rsidRDefault="00B7683C" w:rsidP="00046E01">
            <w:pPr>
              <w:pStyle w:val="ListParagraph"/>
              <w:ind w:left="0"/>
            </w:pPr>
            <w:r>
              <w:t>Relasi ke tabel aset</w:t>
            </w:r>
          </w:p>
        </w:tc>
      </w:tr>
      <w:tr w:rsidR="00B7683C" w14:paraId="5527A99A" w14:textId="77777777" w:rsidTr="00D45DD5">
        <w:tc>
          <w:tcPr>
            <w:tcW w:w="2682" w:type="dxa"/>
          </w:tcPr>
          <w:p w14:paraId="11124F66" w14:textId="72ADE670" w:rsidR="00B7683C" w:rsidRDefault="00B7683C" w:rsidP="00046E01">
            <w:pPr>
              <w:pStyle w:val="ListParagraph"/>
              <w:ind w:left="0"/>
            </w:pPr>
            <w:r>
              <w:t>nama_peminjam</w:t>
            </w:r>
          </w:p>
        </w:tc>
        <w:tc>
          <w:tcPr>
            <w:tcW w:w="1631" w:type="dxa"/>
          </w:tcPr>
          <w:p w14:paraId="067CA3EC" w14:textId="57E557C4" w:rsidR="00B7683C" w:rsidRDefault="00B7683C" w:rsidP="00046E01">
            <w:pPr>
              <w:pStyle w:val="ListParagraph"/>
              <w:ind w:left="0"/>
            </w:pPr>
            <w:r>
              <w:t>Varchar(</w:t>
            </w:r>
            <w:r>
              <w:rPr>
                <w:lang w:val="en-US"/>
              </w:rPr>
              <w:t>10</w:t>
            </w:r>
            <w:r>
              <w:t>0)</w:t>
            </w:r>
          </w:p>
        </w:tc>
        <w:tc>
          <w:tcPr>
            <w:tcW w:w="2835" w:type="dxa"/>
          </w:tcPr>
          <w:p w14:paraId="76A93A1F" w14:textId="1D3C4288" w:rsidR="00B7683C" w:rsidRDefault="004631AF" w:rsidP="00046E01">
            <w:pPr>
              <w:pStyle w:val="ListParagraph"/>
              <w:ind w:left="0"/>
            </w:pPr>
            <w:r>
              <w:t>Nama peminjam</w:t>
            </w:r>
          </w:p>
        </w:tc>
      </w:tr>
      <w:tr w:rsidR="00B7683C" w14:paraId="2F54B4BC" w14:textId="77777777" w:rsidTr="00D45DD5">
        <w:tc>
          <w:tcPr>
            <w:tcW w:w="2682" w:type="dxa"/>
          </w:tcPr>
          <w:p w14:paraId="6DA259FA" w14:textId="07F2E1BD" w:rsidR="00B7683C" w:rsidRDefault="00B7683C" w:rsidP="00046E01">
            <w:pPr>
              <w:pStyle w:val="ListParagraph"/>
              <w:ind w:left="0"/>
            </w:pPr>
            <w:r>
              <w:t>tanggal_pinjam</w:t>
            </w:r>
          </w:p>
        </w:tc>
        <w:tc>
          <w:tcPr>
            <w:tcW w:w="1631" w:type="dxa"/>
          </w:tcPr>
          <w:p w14:paraId="0862AE48" w14:textId="0B820AF5" w:rsidR="00B7683C" w:rsidRDefault="00B7683C" w:rsidP="00046E01">
            <w:pPr>
              <w:pStyle w:val="ListParagraph"/>
              <w:ind w:left="0"/>
            </w:pPr>
            <w:r>
              <w:t>Date</w:t>
            </w:r>
          </w:p>
        </w:tc>
        <w:tc>
          <w:tcPr>
            <w:tcW w:w="2835" w:type="dxa"/>
          </w:tcPr>
          <w:p w14:paraId="4CC4A758" w14:textId="60AF4253" w:rsidR="00B7683C" w:rsidRDefault="004631AF" w:rsidP="00046E01">
            <w:pPr>
              <w:pStyle w:val="ListParagraph"/>
              <w:ind w:left="0"/>
            </w:pPr>
            <w:r>
              <w:t>Tanggal pinjam</w:t>
            </w:r>
          </w:p>
        </w:tc>
      </w:tr>
      <w:tr w:rsidR="004631AF" w14:paraId="0D597BBB" w14:textId="77777777" w:rsidTr="00D45DD5">
        <w:tc>
          <w:tcPr>
            <w:tcW w:w="2682" w:type="dxa"/>
          </w:tcPr>
          <w:p w14:paraId="779A6596" w14:textId="1E9E168D" w:rsidR="004631AF" w:rsidRDefault="004631AF" w:rsidP="00046E01">
            <w:pPr>
              <w:pStyle w:val="ListParagraph"/>
              <w:ind w:left="0"/>
            </w:pPr>
            <w:r>
              <w:t>tanggal_kembali_rencana</w:t>
            </w:r>
          </w:p>
        </w:tc>
        <w:tc>
          <w:tcPr>
            <w:tcW w:w="1631" w:type="dxa"/>
          </w:tcPr>
          <w:p w14:paraId="79381F41" w14:textId="4D636C46" w:rsidR="004631AF" w:rsidRDefault="004631AF" w:rsidP="00046E01">
            <w:pPr>
              <w:pStyle w:val="ListParagraph"/>
              <w:ind w:left="0"/>
            </w:pPr>
            <w:r>
              <w:t>Date</w:t>
            </w:r>
          </w:p>
        </w:tc>
        <w:tc>
          <w:tcPr>
            <w:tcW w:w="2835" w:type="dxa"/>
          </w:tcPr>
          <w:p w14:paraId="7913F2E0" w14:textId="3ED63808" w:rsidR="004631AF" w:rsidRDefault="004631AF" w:rsidP="00046E01">
            <w:pPr>
              <w:pStyle w:val="ListParagraph"/>
              <w:ind w:left="0"/>
            </w:pPr>
            <w:r>
              <w:t>Rencana kembali</w:t>
            </w:r>
          </w:p>
        </w:tc>
      </w:tr>
      <w:tr w:rsidR="004631AF" w14:paraId="2476C132" w14:textId="77777777" w:rsidTr="00D45DD5">
        <w:tc>
          <w:tcPr>
            <w:tcW w:w="2682" w:type="dxa"/>
          </w:tcPr>
          <w:p w14:paraId="05FEA048" w14:textId="56F76241" w:rsidR="004631AF" w:rsidRDefault="004631AF" w:rsidP="004631AF">
            <w:pPr>
              <w:pStyle w:val="ListParagraph"/>
              <w:ind w:left="0"/>
            </w:pPr>
            <w:r>
              <w:t>tanggal_kembali_aktual</w:t>
            </w:r>
          </w:p>
        </w:tc>
        <w:tc>
          <w:tcPr>
            <w:tcW w:w="1631" w:type="dxa"/>
          </w:tcPr>
          <w:p w14:paraId="14579970" w14:textId="498E38CE" w:rsidR="004631AF" w:rsidRDefault="004631AF" w:rsidP="004631AF">
            <w:pPr>
              <w:pStyle w:val="ListParagraph"/>
              <w:ind w:left="0"/>
            </w:pPr>
            <w:r>
              <w:t>Date</w:t>
            </w:r>
          </w:p>
        </w:tc>
        <w:tc>
          <w:tcPr>
            <w:tcW w:w="2835" w:type="dxa"/>
          </w:tcPr>
          <w:p w14:paraId="7FA628C3" w14:textId="18A339F8" w:rsidR="004631AF" w:rsidRDefault="004631AF" w:rsidP="004631AF">
            <w:pPr>
              <w:pStyle w:val="ListParagraph"/>
              <w:ind w:left="0"/>
            </w:pPr>
            <w:r>
              <w:t>Realisasi</w:t>
            </w:r>
          </w:p>
        </w:tc>
      </w:tr>
      <w:tr w:rsidR="004631AF" w:rsidRPr="00B7683C" w14:paraId="3BFA5D53" w14:textId="77777777" w:rsidTr="00D45DD5">
        <w:tc>
          <w:tcPr>
            <w:tcW w:w="2682" w:type="dxa"/>
          </w:tcPr>
          <w:p w14:paraId="5FA65B00" w14:textId="43968632" w:rsidR="004631AF" w:rsidRDefault="004631AF" w:rsidP="004631AF">
            <w:pPr>
              <w:pStyle w:val="ListParagraph"/>
              <w:ind w:left="0"/>
            </w:pPr>
            <w:r>
              <w:t>status</w:t>
            </w:r>
          </w:p>
        </w:tc>
        <w:tc>
          <w:tcPr>
            <w:tcW w:w="1631" w:type="dxa"/>
          </w:tcPr>
          <w:p w14:paraId="0BFDEC84" w14:textId="4D13CC6E" w:rsidR="004631AF" w:rsidRDefault="004631AF" w:rsidP="004631AF">
            <w:pPr>
              <w:pStyle w:val="ListParagraph"/>
              <w:ind w:left="0"/>
            </w:pPr>
            <w:r>
              <w:t>Enum</w:t>
            </w:r>
          </w:p>
        </w:tc>
        <w:tc>
          <w:tcPr>
            <w:tcW w:w="2835" w:type="dxa"/>
          </w:tcPr>
          <w:p w14:paraId="27672B71" w14:textId="06DB356F" w:rsidR="004631AF" w:rsidRPr="00B7683C" w:rsidRDefault="004631AF" w:rsidP="004631AF">
            <w:pPr>
              <w:pStyle w:val="ListParagraph"/>
              <w:ind w:left="0"/>
              <w:rPr>
                <w:lang w:val="en-US"/>
              </w:rPr>
            </w:pPr>
            <w:r>
              <w:t xml:space="preserve">Status </w:t>
            </w:r>
          </w:p>
        </w:tc>
      </w:tr>
      <w:tr w:rsidR="00D45DD5" w:rsidRPr="00B7683C" w14:paraId="5EA347A9" w14:textId="77777777" w:rsidTr="00D45DD5">
        <w:tc>
          <w:tcPr>
            <w:tcW w:w="2682" w:type="dxa"/>
          </w:tcPr>
          <w:p w14:paraId="6F249B1B" w14:textId="13E4CFC9" w:rsidR="00D45DD5" w:rsidRDefault="00D45DD5" w:rsidP="00D45DD5">
            <w:pPr>
              <w:pStyle w:val="ListParagraph"/>
              <w:ind w:left="0"/>
            </w:pPr>
            <w:r>
              <w:t>keterangan</w:t>
            </w:r>
          </w:p>
        </w:tc>
        <w:tc>
          <w:tcPr>
            <w:tcW w:w="1631" w:type="dxa"/>
          </w:tcPr>
          <w:p w14:paraId="6A5F5683" w14:textId="4C041022" w:rsidR="00D45DD5" w:rsidRDefault="00D45DD5" w:rsidP="00D45DD5">
            <w:pPr>
              <w:pStyle w:val="ListParagraph"/>
              <w:ind w:left="0"/>
            </w:pPr>
            <w:proofErr w:type="spellStart"/>
            <w:r>
              <w:rPr>
                <w:lang w:val="en-US"/>
              </w:rPr>
              <w:t>Tetx</w:t>
            </w:r>
            <w:proofErr w:type="spellEnd"/>
          </w:p>
        </w:tc>
        <w:tc>
          <w:tcPr>
            <w:tcW w:w="2835" w:type="dxa"/>
          </w:tcPr>
          <w:p w14:paraId="6686DB98" w14:textId="52EBD872" w:rsidR="00D45DD5" w:rsidRDefault="00D45DD5" w:rsidP="00D45DD5">
            <w:pPr>
              <w:pStyle w:val="ListParagraph"/>
              <w:ind w:left="0"/>
            </w:pPr>
            <w:proofErr w:type="spellStart"/>
            <w:r>
              <w:rPr>
                <w:lang w:val="en-US"/>
              </w:rPr>
              <w:t>Catatan</w:t>
            </w:r>
            <w:proofErr w:type="spellEnd"/>
          </w:p>
        </w:tc>
      </w:tr>
      <w:tr w:rsidR="00D45DD5" w:rsidRPr="00B7683C" w14:paraId="473DD69E" w14:textId="77777777" w:rsidTr="00D45DD5">
        <w:tc>
          <w:tcPr>
            <w:tcW w:w="2682" w:type="dxa"/>
          </w:tcPr>
          <w:p w14:paraId="252D9541" w14:textId="7754B6C1" w:rsidR="00D45DD5" w:rsidRDefault="00D45DD5" w:rsidP="00D45DD5">
            <w:pPr>
              <w:pStyle w:val="ListParagraph"/>
              <w:ind w:left="0"/>
            </w:pPr>
            <w:r>
              <w:t>id_user</w:t>
            </w:r>
          </w:p>
        </w:tc>
        <w:tc>
          <w:tcPr>
            <w:tcW w:w="1631" w:type="dxa"/>
          </w:tcPr>
          <w:p w14:paraId="60C3AA4A" w14:textId="07F40EAA" w:rsidR="00D45DD5" w:rsidRDefault="00D45DD5" w:rsidP="00D45DD5">
            <w:pPr>
              <w:pStyle w:val="ListParagraph"/>
              <w:ind w:left="0"/>
            </w:pPr>
            <w:r>
              <w:t>Int (FK)</w:t>
            </w:r>
          </w:p>
        </w:tc>
        <w:tc>
          <w:tcPr>
            <w:tcW w:w="2835" w:type="dxa"/>
          </w:tcPr>
          <w:p w14:paraId="4D68C441" w14:textId="38E34FAC" w:rsidR="00D45DD5" w:rsidRDefault="00D45DD5" w:rsidP="00D45DD5">
            <w:pPr>
              <w:pStyle w:val="ListParagraph"/>
              <w:ind w:left="0"/>
            </w:pPr>
            <w:r>
              <w:t>User</w:t>
            </w:r>
          </w:p>
        </w:tc>
      </w:tr>
      <w:tr w:rsidR="00D45DD5" w:rsidRPr="00B7683C" w14:paraId="41EA4F77" w14:textId="77777777" w:rsidTr="00D45DD5">
        <w:tc>
          <w:tcPr>
            <w:tcW w:w="2682" w:type="dxa"/>
          </w:tcPr>
          <w:p w14:paraId="0AC06E63" w14:textId="02245D40" w:rsidR="00D45DD5" w:rsidRDefault="00D45DD5" w:rsidP="00D45DD5">
            <w:pPr>
              <w:pStyle w:val="ListParagraph"/>
              <w:ind w:left="0"/>
            </w:pPr>
            <w:r>
              <w:t>created_at</w:t>
            </w:r>
          </w:p>
        </w:tc>
        <w:tc>
          <w:tcPr>
            <w:tcW w:w="1631" w:type="dxa"/>
          </w:tcPr>
          <w:p w14:paraId="13577075" w14:textId="481A1A18" w:rsidR="00D45DD5" w:rsidRDefault="00D45DD5" w:rsidP="00D45DD5">
            <w:pPr>
              <w:pStyle w:val="ListParagraph"/>
              <w:ind w:left="0"/>
            </w:pPr>
            <w:ins w:id="28" w:author="Botan" w:date="2026-03-24T12:05:00Z">
              <w:r>
                <w:rPr>
                  <w:lang w:val="en-US"/>
                </w:rPr>
                <w:t>T</w:t>
              </w:r>
              <w:r>
                <w:t>imestamp</w:t>
              </w:r>
            </w:ins>
          </w:p>
        </w:tc>
        <w:tc>
          <w:tcPr>
            <w:tcW w:w="2835" w:type="dxa"/>
          </w:tcPr>
          <w:p w14:paraId="1C81FD97" w14:textId="2C67ED41" w:rsidR="00D45DD5" w:rsidRDefault="00D45DD5" w:rsidP="00D45DD5">
            <w:pPr>
              <w:pStyle w:val="ListParagraph"/>
              <w:ind w:left="0"/>
            </w:pPr>
            <w:ins w:id="29" w:author="Botan" w:date="2026-03-24T12:05:00Z">
              <w:r>
                <w:t xml:space="preserve">Waktu </w:t>
              </w:r>
            </w:ins>
          </w:p>
        </w:tc>
      </w:tr>
    </w:tbl>
    <w:p w14:paraId="354532D4" w14:textId="70BCBBF3" w:rsidR="00B7683C" w:rsidRDefault="00B7683C" w:rsidP="00B7683C"/>
    <w:p w14:paraId="13835882" w14:textId="077B1D8A" w:rsidR="00B7683C" w:rsidRDefault="00B7683C" w:rsidP="007E4F4B">
      <w:pPr>
        <w:pStyle w:val="ListParagraph"/>
        <w:numPr>
          <w:ilvl w:val="0"/>
          <w:numId w:val="15"/>
        </w:numPr>
      </w:pPr>
      <w:r>
        <w:t xml:space="preserve">Tabel Mutasi Aset </w:t>
      </w:r>
    </w:p>
    <w:p w14:paraId="28B38757" w14:textId="017D30C5" w:rsidR="00B7683C" w:rsidRDefault="004631AF" w:rsidP="00B7683C">
      <w:pPr>
        <w:pStyle w:val="ListParagraph"/>
        <w:ind w:left="360"/>
      </w:pPr>
      <w:r>
        <w:t>Digunakan untuk mencatat perpindahan aset</w:t>
      </w:r>
      <w:r w:rsidR="00B7683C">
        <w:t>.</w:t>
      </w:r>
    </w:p>
    <w:p w14:paraId="2ED9D207" w14:textId="77777777" w:rsidR="00E018ED" w:rsidRPr="00B7683C" w:rsidRDefault="00B7683C" w:rsidP="00B7683C">
      <w:pPr>
        <w:pStyle w:val="ListParagraph"/>
        <w:ind w:left="360"/>
        <w:rPr>
          <w:lang w:val="en-US"/>
        </w:rPr>
      </w:pPr>
      <w:r>
        <w:rPr>
          <w:lang w:val="en-US"/>
        </w:rPr>
        <w:t xml:space="preserve"> </w:t>
      </w:r>
      <w:r>
        <w:rPr>
          <w:lang w:val="en-US"/>
        </w:rPr>
        <w:tab/>
      </w:r>
    </w:p>
    <w:tbl>
      <w:tblPr>
        <w:tblStyle w:val="TableGrid"/>
        <w:tblW w:w="0" w:type="auto"/>
        <w:tblInd w:w="360" w:type="dxa"/>
        <w:tblLook w:val="04A0" w:firstRow="1" w:lastRow="0" w:firstColumn="1" w:lastColumn="0" w:noHBand="0" w:noVBand="1"/>
      </w:tblPr>
      <w:tblGrid>
        <w:gridCol w:w="1816"/>
        <w:gridCol w:w="1509"/>
        <w:gridCol w:w="3823"/>
      </w:tblGrid>
      <w:tr w:rsidR="00E018ED" w:rsidRPr="00B7683C" w14:paraId="0BAF68BA" w14:textId="77777777" w:rsidTr="00046E01">
        <w:tc>
          <w:tcPr>
            <w:tcW w:w="1816" w:type="dxa"/>
            <w:shd w:val="clear" w:color="auto" w:fill="BFBFBF" w:themeFill="background1" w:themeFillShade="BF"/>
          </w:tcPr>
          <w:p w14:paraId="755B2EA8" w14:textId="77777777" w:rsidR="00E018ED" w:rsidRPr="00B7683C" w:rsidRDefault="00E018ED" w:rsidP="00046E01">
            <w:pPr>
              <w:pStyle w:val="ListParagraph"/>
              <w:ind w:left="0"/>
              <w:jc w:val="center"/>
              <w:rPr>
                <w:lang w:val="en-US"/>
              </w:rPr>
            </w:pPr>
            <w:r>
              <w:rPr>
                <w:lang w:val="en-US"/>
              </w:rPr>
              <w:t>Field</w:t>
            </w:r>
          </w:p>
        </w:tc>
        <w:tc>
          <w:tcPr>
            <w:tcW w:w="1509" w:type="dxa"/>
            <w:shd w:val="clear" w:color="auto" w:fill="BFBFBF" w:themeFill="background1" w:themeFillShade="BF"/>
          </w:tcPr>
          <w:p w14:paraId="4619D43F" w14:textId="77777777" w:rsidR="00E018ED" w:rsidRPr="00B7683C" w:rsidRDefault="00E018ED" w:rsidP="00046E01">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67F06068" w14:textId="77777777" w:rsidR="00E018ED" w:rsidRPr="00B7683C" w:rsidRDefault="00E018ED" w:rsidP="00046E01">
            <w:pPr>
              <w:pStyle w:val="ListParagraph"/>
              <w:ind w:left="0"/>
              <w:jc w:val="center"/>
              <w:rPr>
                <w:lang w:val="en-US"/>
              </w:rPr>
            </w:pPr>
            <w:proofErr w:type="spellStart"/>
            <w:r>
              <w:rPr>
                <w:lang w:val="en-US"/>
              </w:rPr>
              <w:t>Keterangan</w:t>
            </w:r>
            <w:proofErr w:type="spellEnd"/>
          </w:p>
        </w:tc>
      </w:tr>
      <w:tr w:rsidR="00E018ED" w14:paraId="0B571D20" w14:textId="77777777" w:rsidTr="00046E01">
        <w:tc>
          <w:tcPr>
            <w:tcW w:w="1816" w:type="dxa"/>
          </w:tcPr>
          <w:p w14:paraId="63514D1C" w14:textId="77777777" w:rsidR="00E018ED" w:rsidRDefault="00E018ED" w:rsidP="00046E01">
            <w:pPr>
              <w:pStyle w:val="ListParagraph"/>
              <w:ind w:left="0"/>
            </w:pPr>
            <w:r>
              <w:t>id</w:t>
            </w:r>
          </w:p>
        </w:tc>
        <w:tc>
          <w:tcPr>
            <w:tcW w:w="1509" w:type="dxa"/>
          </w:tcPr>
          <w:p w14:paraId="41080516" w14:textId="77777777" w:rsidR="00E018ED" w:rsidRDefault="00E018ED" w:rsidP="00046E01">
            <w:pPr>
              <w:pStyle w:val="ListParagraph"/>
              <w:ind w:left="0"/>
            </w:pPr>
            <w:r>
              <w:t>Int (PK)</w:t>
            </w:r>
          </w:p>
        </w:tc>
        <w:tc>
          <w:tcPr>
            <w:tcW w:w="3823" w:type="dxa"/>
          </w:tcPr>
          <w:p w14:paraId="6BB7F5A1" w14:textId="3243244D" w:rsidR="00E018ED" w:rsidRDefault="00E018ED" w:rsidP="00046E01">
            <w:pPr>
              <w:pStyle w:val="ListParagraph"/>
              <w:ind w:left="0"/>
            </w:pPr>
            <w:r w:rsidRPr="00E018ED">
              <w:t>ID unik mutasi</w:t>
            </w:r>
          </w:p>
        </w:tc>
      </w:tr>
      <w:tr w:rsidR="00E018ED" w14:paraId="09EA561A" w14:textId="77777777" w:rsidTr="00046E01">
        <w:tc>
          <w:tcPr>
            <w:tcW w:w="1816" w:type="dxa"/>
          </w:tcPr>
          <w:p w14:paraId="2804FD03" w14:textId="77777777" w:rsidR="00E018ED" w:rsidRDefault="00E018ED" w:rsidP="00046E01">
            <w:pPr>
              <w:pStyle w:val="ListParagraph"/>
              <w:ind w:left="0"/>
            </w:pPr>
            <w:r>
              <w:t>id_aset</w:t>
            </w:r>
          </w:p>
        </w:tc>
        <w:tc>
          <w:tcPr>
            <w:tcW w:w="1509" w:type="dxa"/>
          </w:tcPr>
          <w:p w14:paraId="626B3241" w14:textId="77777777" w:rsidR="00E018ED" w:rsidRDefault="00E018ED" w:rsidP="00046E01">
            <w:pPr>
              <w:pStyle w:val="ListParagraph"/>
              <w:ind w:left="0"/>
            </w:pPr>
            <w:r>
              <w:t>Int (FK)</w:t>
            </w:r>
          </w:p>
        </w:tc>
        <w:tc>
          <w:tcPr>
            <w:tcW w:w="3823" w:type="dxa"/>
          </w:tcPr>
          <w:p w14:paraId="4573E378" w14:textId="77777777" w:rsidR="00E018ED" w:rsidRDefault="00E018ED" w:rsidP="00046E01">
            <w:pPr>
              <w:pStyle w:val="ListParagraph"/>
              <w:ind w:left="0"/>
            </w:pPr>
            <w:r>
              <w:t>Relasi ke tabel aset</w:t>
            </w:r>
          </w:p>
        </w:tc>
      </w:tr>
      <w:tr w:rsidR="00E018ED" w14:paraId="01CFA4AA" w14:textId="77777777" w:rsidTr="00046E01">
        <w:tc>
          <w:tcPr>
            <w:tcW w:w="1816" w:type="dxa"/>
          </w:tcPr>
          <w:p w14:paraId="7DF5DF4F" w14:textId="68B41DC8" w:rsidR="00E018ED" w:rsidRDefault="00E018ED" w:rsidP="00046E01">
            <w:pPr>
              <w:pStyle w:val="ListParagraph"/>
              <w:ind w:left="0"/>
            </w:pPr>
            <w:r>
              <w:t>id_lokasi_asal</w:t>
            </w:r>
          </w:p>
        </w:tc>
        <w:tc>
          <w:tcPr>
            <w:tcW w:w="1509" w:type="dxa"/>
          </w:tcPr>
          <w:p w14:paraId="5C84DEEC" w14:textId="6AB0D5DF" w:rsidR="00E018ED" w:rsidRDefault="00E018ED" w:rsidP="00046E01">
            <w:pPr>
              <w:pStyle w:val="ListParagraph"/>
              <w:ind w:left="0"/>
            </w:pPr>
            <w:r>
              <w:t>Int (FK)</w:t>
            </w:r>
          </w:p>
        </w:tc>
        <w:tc>
          <w:tcPr>
            <w:tcW w:w="3823" w:type="dxa"/>
          </w:tcPr>
          <w:p w14:paraId="7068DC12" w14:textId="77C0F8E8" w:rsidR="00E018ED" w:rsidRDefault="00E018ED" w:rsidP="00046E01">
            <w:pPr>
              <w:pStyle w:val="ListParagraph"/>
              <w:ind w:left="0"/>
            </w:pPr>
            <w:r>
              <w:t>Lokasi sebelum dipindah</w:t>
            </w:r>
          </w:p>
        </w:tc>
      </w:tr>
      <w:tr w:rsidR="00E018ED" w14:paraId="4020E8AB" w14:textId="77777777" w:rsidTr="00046E01">
        <w:tc>
          <w:tcPr>
            <w:tcW w:w="1816" w:type="dxa"/>
          </w:tcPr>
          <w:p w14:paraId="15ECC6A2" w14:textId="5948CF25" w:rsidR="00E018ED" w:rsidRDefault="00E018ED" w:rsidP="00046E01">
            <w:pPr>
              <w:pStyle w:val="ListParagraph"/>
              <w:ind w:left="0"/>
            </w:pPr>
            <w:r>
              <w:lastRenderedPageBreak/>
              <w:t>id_lokasi_tujuan</w:t>
            </w:r>
          </w:p>
        </w:tc>
        <w:tc>
          <w:tcPr>
            <w:tcW w:w="1509" w:type="dxa"/>
          </w:tcPr>
          <w:p w14:paraId="378CE329" w14:textId="6A847CB4" w:rsidR="00E018ED" w:rsidRDefault="00E018ED" w:rsidP="00046E01">
            <w:pPr>
              <w:pStyle w:val="ListParagraph"/>
              <w:ind w:left="0"/>
            </w:pPr>
            <w:r>
              <w:t>Int (FK)</w:t>
            </w:r>
          </w:p>
        </w:tc>
        <w:tc>
          <w:tcPr>
            <w:tcW w:w="3823" w:type="dxa"/>
          </w:tcPr>
          <w:p w14:paraId="32F3701D" w14:textId="1040C0F4" w:rsidR="00E018ED" w:rsidRDefault="00E018ED" w:rsidP="00046E01">
            <w:pPr>
              <w:pStyle w:val="ListParagraph"/>
              <w:ind w:left="0"/>
            </w:pPr>
            <w:r>
              <w:t>Lokasi setelah dipindah</w:t>
            </w:r>
          </w:p>
        </w:tc>
      </w:tr>
      <w:tr w:rsidR="004631AF" w14:paraId="732019AA" w14:textId="77777777" w:rsidTr="00046E01">
        <w:tc>
          <w:tcPr>
            <w:tcW w:w="1816" w:type="dxa"/>
          </w:tcPr>
          <w:p w14:paraId="19444C9B" w14:textId="63FC20A5" w:rsidR="004631AF" w:rsidRDefault="004631AF" w:rsidP="00046E01">
            <w:pPr>
              <w:pStyle w:val="ListParagraph"/>
              <w:ind w:left="0"/>
            </w:pPr>
            <w:r>
              <w:t>tanggal_mutasi</w:t>
            </w:r>
          </w:p>
        </w:tc>
        <w:tc>
          <w:tcPr>
            <w:tcW w:w="1509" w:type="dxa"/>
          </w:tcPr>
          <w:p w14:paraId="6C3B96D2" w14:textId="1E922F92" w:rsidR="004631AF" w:rsidRDefault="004631AF" w:rsidP="00046E01">
            <w:pPr>
              <w:pStyle w:val="ListParagraph"/>
              <w:ind w:left="0"/>
            </w:pPr>
            <w:r>
              <w:rPr>
                <w:lang w:val="en-US"/>
              </w:rPr>
              <w:t>D</w:t>
            </w:r>
            <w:r>
              <w:t>ate</w:t>
            </w:r>
          </w:p>
        </w:tc>
        <w:tc>
          <w:tcPr>
            <w:tcW w:w="3823" w:type="dxa"/>
          </w:tcPr>
          <w:p w14:paraId="4515DF30" w14:textId="707C5BA3" w:rsidR="004631AF" w:rsidRDefault="004631AF" w:rsidP="00046E01">
            <w:pPr>
              <w:pStyle w:val="ListParagraph"/>
              <w:ind w:left="0"/>
            </w:pPr>
            <w:r>
              <w:t>Tanggal</w:t>
            </w:r>
          </w:p>
        </w:tc>
      </w:tr>
      <w:tr w:rsidR="004631AF" w14:paraId="5494745B" w14:textId="77777777" w:rsidTr="00046E01">
        <w:tc>
          <w:tcPr>
            <w:tcW w:w="1816" w:type="dxa"/>
          </w:tcPr>
          <w:p w14:paraId="63AB3B88" w14:textId="041F7FFF" w:rsidR="004631AF" w:rsidRDefault="004631AF" w:rsidP="00046E01">
            <w:pPr>
              <w:pStyle w:val="ListParagraph"/>
              <w:ind w:left="0"/>
            </w:pPr>
            <w:r>
              <w:t>keterangan</w:t>
            </w:r>
          </w:p>
        </w:tc>
        <w:tc>
          <w:tcPr>
            <w:tcW w:w="1509" w:type="dxa"/>
          </w:tcPr>
          <w:p w14:paraId="3B17AAEC" w14:textId="2CCC7299" w:rsidR="004631AF" w:rsidRPr="004631AF" w:rsidRDefault="004631AF" w:rsidP="00046E01">
            <w:pPr>
              <w:pStyle w:val="ListParagraph"/>
              <w:ind w:left="0"/>
              <w:rPr>
                <w:lang w:val="en-US"/>
              </w:rPr>
            </w:pPr>
            <w:proofErr w:type="spellStart"/>
            <w:r>
              <w:rPr>
                <w:lang w:val="en-US"/>
              </w:rPr>
              <w:t>Tetx</w:t>
            </w:r>
            <w:proofErr w:type="spellEnd"/>
          </w:p>
        </w:tc>
        <w:tc>
          <w:tcPr>
            <w:tcW w:w="3823" w:type="dxa"/>
          </w:tcPr>
          <w:p w14:paraId="1604E366" w14:textId="78A80D72" w:rsidR="004631AF" w:rsidRPr="004631AF" w:rsidRDefault="004631AF" w:rsidP="00046E01">
            <w:pPr>
              <w:pStyle w:val="ListParagraph"/>
              <w:ind w:left="0"/>
              <w:rPr>
                <w:lang w:val="en-US"/>
              </w:rPr>
            </w:pPr>
            <w:proofErr w:type="spellStart"/>
            <w:r>
              <w:rPr>
                <w:lang w:val="en-US"/>
              </w:rPr>
              <w:t>Catatan</w:t>
            </w:r>
            <w:proofErr w:type="spellEnd"/>
          </w:p>
        </w:tc>
      </w:tr>
      <w:tr w:rsidR="004631AF" w14:paraId="62BD5DEB" w14:textId="77777777" w:rsidTr="00046E01">
        <w:tc>
          <w:tcPr>
            <w:tcW w:w="1816" w:type="dxa"/>
          </w:tcPr>
          <w:p w14:paraId="25EB99DD" w14:textId="7E1B2552" w:rsidR="004631AF" w:rsidRDefault="004631AF" w:rsidP="00046E01">
            <w:pPr>
              <w:pStyle w:val="ListParagraph"/>
              <w:ind w:left="0"/>
            </w:pPr>
            <w:r>
              <w:t>id_user</w:t>
            </w:r>
          </w:p>
        </w:tc>
        <w:tc>
          <w:tcPr>
            <w:tcW w:w="1509" w:type="dxa"/>
          </w:tcPr>
          <w:p w14:paraId="5A7A89C0" w14:textId="3D3EDC2E" w:rsidR="004631AF" w:rsidRDefault="004631AF" w:rsidP="00046E01">
            <w:pPr>
              <w:pStyle w:val="ListParagraph"/>
              <w:ind w:left="0"/>
            </w:pPr>
            <w:r>
              <w:t>Int (FK)</w:t>
            </w:r>
          </w:p>
        </w:tc>
        <w:tc>
          <w:tcPr>
            <w:tcW w:w="3823" w:type="dxa"/>
          </w:tcPr>
          <w:p w14:paraId="2A037C1E" w14:textId="53AA5563" w:rsidR="004631AF" w:rsidRDefault="004631AF" w:rsidP="00046E01">
            <w:pPr>
              <w:pStyle w:val="ListParagraph"/>
              <w:ind w:left="0"/>
            </w:pPr>
            <w:r>
              <w:t>User</w:t>
            </w:r>
          </w:p>
        </w:tc>
      </w:tr>
      <w:tr w:rsidR="004631AF" w14:paraId="110EACC3" w14:textId="77777777" w:rsidTr="00046E01">
        <w:tc>
          <w:tcPr>
            <w:tcW w:w="1816" w:type="dxa"/>
          </w:tcPr>
          <w:p w14:paraId="33AE8929" w14:textId="24522BBB" w:rsidR="004631AF" w:rsidRDefault="004631AF" w:rsidP="004631AF">
            <w:pPr>
              <w:pStyle w:val="ListParagraph"/>
              <w:ind w:left="0"/>
            </w:pPr>
            <w:r>
              <w:t>created_at</w:t>
            </w:r>
          </w:p>
        </w:tc>
        <w:tc>
          <w:tcPr>
            <w:tcW w:w="1509" w:type="dxa"/>
          </w:tcPr>
          <w:p w14:paraId="49D0B7E5" w14:textId="7C871D9F" w:rsidR="004631AF" w:rsidRDefault="004631AF" w:rsidP="004631AF">
            <w:pPr>
              <w:pStyle w:val="ListParagraph"/>
              <w:ind w:left="0"/>
            </w:pPr>
            <w:ins w:id="30" w:author="Botan" w:date="2026-03-24T12:05:00Z">
              <w:r>
                <w:rPr>
                  <w:lang w:val="en-US"/>
                </w:rPr>
                <w:t>T</w:t>
              </w:r>
              <w:r>
                <w:t>imestamp</w:t>
              </w:r>
            </w:ins>
          </w:p>
        </w:tc>
        <w:tc>
          <w:tcPr>
            <w:tcW w:w="3823" w:type="dxa"/>
          </w:tcPr>
          <w:p w14:paraId="672BA966" w14:textId="1A20CD82" w:rsidR="004631AF" w:rsidRDefault="004631AF" w:rsidP="004631AF">
            <w:pPr>
              <w:pStyle w:val="ListParagraph"/>
              <w:ind w:left="0"/>
            </w:pPr>
            <w:ins w:id="31" w:author="Botan" w:date="2026-03-24T12:05:00Z">
              <w:r>
                <w:t xml:space="preserve">Waktu </w:t>
              </w:r>
            </w:ins>
          </w:p>
        </w:tc>
      </w:tr>
    </w:tbl>
    <w:p w14:paraId="0D55AA4B" w14:textId="3A4EEF23" w:rsidR="00B7683C" w:rsidRDefault="00B7683C" w:rsidP="00E018ED">
      <w:pPr>
        <w:rPr>
          <w:lang w:val="en-US"/>
        </w:rPr>
      </w:pPr>
    </w:p>
    <w:p w14:paraId="0138EF9B" w14:textId="75108527" w:rsidR="00E018ED" w:rsidRPr="00E018ED" w:rsidRDefault="00E018ED" w:rsidP="007E4F4B">
      <w:pPr>
        <w:pStyle w:val="ListParagraph"/>
        <w:numPr>
          <w:ilvl w:val="0"/>
          <w:numId w:val="15"/>
        </w:numPr>
        <w:rPr>
          <w:lang w:val="en-US"/>
        </w:rPr>
      </w:pPr>
      <w:r>
        <w:t xml:space="preserve">Tabel Pengguna </w:t>
      </w:r>
    </w:p>
    <w:p w14:paraId="1F95809A" w14:textId="5B68461E" w:rsidR="00E018ED" w:rsidRDefault="00DF44BB" w:rsidP="00E018ED">
      <w:pPr>
        <w:pStyle w:val="ListParagraph"/>
        <w:ind w:left="360"/>
      </w:pPr>
      <w:r>
        <w:t>Digunakan untuk data pengguna sistem.</w:t>
      </w:r>
    </w:p>
    <w:tbl>
      <w:tblPr>
        <w:tblStyle w:val="TableGrid"/>
        <w:tblW w:w="0" w:type="auto"/>
        <w:tblInd w:w="360" w:type="dxa"/>
        <w:tblLook w:val="04A0" w:firstRow="1" w:lastRow="0" w:firstColumn="1" w:lastColumn="0" w:noHBand="0" w:noVBand="1"/>
      </w:tblPr>
      <w:tblGrid>
        <w:gridCol w:w="1816"/>
        <w:gridCol w:w="1509"/>
        <w:gridCol w:w="3823"/>
      </w:tblGrid>
      <w:tr w:rsidR="00DF44BB" w:rsidRPr="00B7683C" w14:paraId="1430C367" w14:textId="77777777" w:rsidTr="00FC5B9A">
        <w:tc>
          <w:tcPr>
            <w:tcW w:w="1816" w:type="dxa"/>
            <w:shd w:val="clear" w:color="auto" w:fill="BFBFBF" w:themeFill="background1" w:themeFillShade="BF"/>
          </w:tcPr>
          <w:p w14:paraId="673388B5" w14:textId="77777777" w:rsidR="00DF44BB" w:rsidRPr="00B7683C" w:rsidRDefault="00DF44BB" w:rsidP="00FC5B9A">
            <w:pPr>
              <w:pStyle w:val="ListParagraph"/>
              <w:ind w:left="0"/>
              <w:jc w:val="center"/>
              <w:rPr>
                <w:lang w:val="en-US"/>
              </w:rPr>
            </w:pPr>
            <w:r>
              <w:rPr>
                <w:lang w:val="en-US"/>
              </w:rPr>
              <w:t>Field</w:t>
            </w:r>
          </w:p>
        </w:tc>
        <w:tc>
          <w:tcPr>
            <w:tcW w:w="1509" w:type="dxa"/>
            <w:shd w:val="clear" w:color="auto" w:fill="BFBFBF" w:themeFill="background1" w:themeFillShade="BF"/>
          </w:tcPr>
          <w:p w14:paraId="3F107766" w14:textId="77777777" w:rsidR="00DF44BB" w:rsidRPr="00B7683C" w:rsidRDefault="00DF44BB" w:rsidP="00FC5B9A">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75C15041" w14:textId="77777777" w:rsidR="00DF44BB" w:rsidRPr="00B7683C" w:rsidRDefault="00DF44BB" w:rsidP="00FC5B9A">
            <w:pPr>
              <w:pStyle w:val="ListParagraph"/>
              <w:ind w:left="0"/>
              <w:jc w:val="center"/>
              <w:rPr>
                <w:lang w:val="en-US"/>
              </w:rPr>
            </w:pPr>
            <w:proofErr w:type="spellStart"/>
            <w:r>
              <w:rPr>
                <w:lang w:val="en-US"/>
              </w:rPr>
              <w:t>Keterangan</w:t>
            </w:r>
            <w:proofErr w:type="spellEnd"/>
          </w:p>
        </w:tc>
      </w:tr>
      <w:tr w:rsidR="00DF44BB" w14:paraId="60467D1C" w14:textId="77777777" w:rsidTr="00FC5B9A">
        <w:tc>
          <w:tcPr>
            <w:tcW w:w="1816" w:type="dxa"/>
          </w:tcPr>
          <w:p w14:paraId="2DC50E93" w14:textId="77777777" w:rsidR="00DF44BB" w:rsidRDefault="00DF44BB" w:rsidP="00FC5B9A">
            <w:pPr>
              <w:pStyle w:val="ListParagraph"/>
              <w:ind w:left="0"/>
            </w:pPr>
            <w:r>
              <w:t>id</w:t>
            </w:r>
          </w:p>
        </w:tc>
        <w:tc>
          <w:tcPr>
            <w:tcW w:w="1509" w:type="dxa"/>
          </w:tcPr>
          <w:p w14:paraId="7BCCF42A" w14:textId="77777777" w:rsidR="00DF44BB" w:rsidRDefault="00DF44BB" w:rsidP="00FC5B9A">
            <w:pPr>
              <w:pStyle w:val="ListParagraph"/>
              <w:ind w:left="0"/>
            </w:pPr>
            <w:r>
              <w:t>Int (PK)</w:t>
            </w:r>
          </w:p>
        </w:tc>
        <w:tc>
          <w:tcPr>
            <w:tcW w:w="3823" w:type="dxa"/>
          </w:tcPr>
          <w:p w14:paraId="00BFFC80" w14:textId="043EFB5B" w:rsidR="00DF44BB" w:rsidRDefault="00DF44BB" w:rsidP="00FC5B9A">
            <w:pPr>
              <w:pStyle w:val="ListParagraph"/>
              <w:ind w:left="0"/>
            </w:pPr>
            <w:r>
              <w:t>ID user</w:t>
            </w:r>
          </w:p>
        </w:tc>
      </w:tr>
      <w:tr w:rsidR="00DF44BB" w14:paraId="5F52E79B" w14:textId="77777777" w:rsidTr="00FC5B9A">
        <w:tc>
          <w:tcPr>
            <w:tcW w:w="1816" w:type="dxa"/>
          </w:tcPr>
          <w:p w14:paraId="0B3A875F" w14:textId="37EC549D" w:rsidR="00DF44BB" w:rsidRDefault="00DF44BB" w:rsidP="00FC5B9A">
            <w:pPr>
              <w:pStyle w:val="ListParagraph"/>
              <w:ind w:left="0"/>
            </w:pPr>
            <w:r>
              <w:t>nama</w:t>
            </w:r>
          </w:p>
        </w:tc>
        <w:tc>
          <w:tcPr>
            <w:tcW w:w="1509" w:type="dxa"/>
          </w:tcPr>
          <w:p w14:paraId="5F68118A" w14:textId="67F77D9D" w:rsidR="00DF44BB" w:rsidRDefault="00DF44BB" w:rsidP="00FC5B9A">
            <w:pPr>
              <w:pStyle w:val="ListParagraph"/>
              <w:ind w:left="0"/>
            </w:pPr>
            <w:proofErr w:type="gramStart"/>
            <w:r>
              <w:rPr>
                <w:lang w:val="en-US"/>
              </w:rPr>
              <w:t>V</w:t>
            </w:r>
            <w:r>
              <w:t>archar(</w:t>
            </w:r>
            <w:proofErr w:type="gramEnd"/>
            <w:r>
              <w:rPr>
                <w:lang w:val="en-US"/>
              </w:rPr>
              <w:t>10</w:t>
            </w:r>
            <w:r>
              <w:t>0)</w:t>
            </w:r>
          </w:p>
        </w:tc>
        <w:tc>
          <w:tcPr>
            <w:tcW w:w="3823" w:type="dxa"/>
          </w:tcPr>
          <w:p w14:paraId="3675C6A8" w14:textId="1B1B2131" w:rsidR="00DF44BB" w:rsidRDefault="00DF44BB" w:rsidP="00FC5B9A">
            <w:pPr>
              <w:pStyle w:val="ListParagraph"/>
              <w:ind w:left="0"/>
            </w:pPr>
            <w:r>
              <w:t>Nama</w:t>
            </w:r>
          </w:p>
        </w:tc>
      </w:tr>
      <w:tr w:rsidR="00DF44BB" w14:paraId="49851E11" w14:textId="77777777" w:rsidTr="00FC5B9A">
        <w:tc>
          <w:tcPr>
            <w:tcW w:w="1816" w:type="dxa"/>
          </w:tcPr>
          <w:p w14:paraId="2090BD3C" w14:textId="6A391689" w:rsidR="00DF44BB" w:rsidRDefault="00DF44BB" w:rsidP="00FC5B9A">
            <w:pPr>
              <w:pStyle w:val="ListParagraph"/>
              <w:ind w:left="0"/>
            </w:pPr>
            <w:r>
              <w:t>username</w:t>
            </w:r>
          </w:p>
        </w:tc>
        <w:tc>
          <w:tcPr>
            <w:tcW w:w="1509" w:type="dxa"/>
          </w:tcPr>
          <w:p w14:paraId="6BB876E5" w14:textId="7CC31F91" w:rsidR="00DF44BB" w:rsidRDefault="00DF44BB" w:rsidP="00FC5B9A">
            <w:pPr>
              <w:pStyle w:val="ListParagraph"/>
              <w:ind w:left="0"/>
            </w:pPr>
            <w:proofErr w:type="gramStart"/>
            <w:r>
              <w:rPr>
                <w:lang w:val="en-US"/>
              </w:rPr>
              <w:t>V</w:t>
            </w:r>
            <w:r>
              <w:t>archar(</w:t>
            </w:r>
            <w:proofErr w:type="gramEnd"/>
            <w:r>
              <w:t>50)</w:t>
            </w:r>
          </w:p>
        </w:tc>
        <w:tc>
          <w:tcPr>
            <w:tcW w:w="3823" w:type="dxa"/>
          </w:tcPr>
          <w:p w14:paraId="1EB60FB4" w14:textId="55894B82" w:rsidR="00DF44BB" w:rsidRDefault="00DF44BB" w:rsidP="00FC5B9A">
            <w:pPr>
              <w:pStyle w:val="ListParagraph"/>
              <w:ind w:left="0"/>
            </w:pPr>
            <w:r>
              <w:t>Username</w:t>
            </w:r>
          </w:p>
        </w:tc>
      </w:tr>
      <w:tr w:rsidR="00DF44BB" w14:paraId="31BF0972" w14:textId="77777777" w:rsidTr="00FC5B9A">
        <w:tc>
          <w:tcPr>
            <w:tcW w:w="1816" w:type="dxa"/>
          </w:tcPr>
          <w:p w14:paraId="0A8C1794" w14:textId="5FA5E996" w:rsidR="00DF44BB" w:rsidRDefault="00DF44BB" w:rsidP="00FC5B9A">
            <w:pPr>
              <w:pStyle w:val="ListParagraph"/>
              <w:ind w:left="0"/>
            </w:pPr>
            <w:r>
              <w:t>password</w:t>
            </w:r>
          </w:p>
        </w:tc>
        <w:tc>
          <w:tcPr>
            <w:tcW w:w="1509" w:type="dxa"/>
          </w:tcPr>
          <w:p w14:paraId="3B713C51" w14:textId="3ED83C97" w:rsidR="00DF44BB" w:rsidRDefault="00DF44BB" w:rsidP="00FC5B9A">
            <w:pPr>
              <w:pStyle w:val="ListParagraph"/>
              <w:ind w:left="0"/>
            </w:pPr>
            <w:proofErr w:type="gramStart"/>
            <w:r>
              <w:rPr>
                <w:lang w:val="en-US"/>
              </w:rPr>
              <w:t>V</w:t>
            </w:r>
            <w:r>
              <w:t>archar(</w:t>
            </w:r>
            <w:proofErr w:type="gramEnd"/>
            <w:r>
              <w:t>255)</w:t>
            </w:r>
          </w:p>
        </w:tc>
        <w:tc>
          <w:tcPr>
            <w:tcW w:w="3823" w:type="dxa"/>
          </w:tcPr>
          <w:p w14:paraId="0223C812" w14:textId="74D06974" w:rsidR="00DF44BB" w:rsidRDefault="00DF44BB" w:rsidP="00FC5B9A">
            <w:pPr>
              <w:pStyle w:val="ListParagraph"/>
              <w:ind w:left="0"/>
            </w:pPr>
            <w:r>
              <w:t>Password</w:t>
            </w:r>
          </w:p>
        </w:tc>
      </w:tr>
      <w:tr w:rsidR="00DF44BB" w14:paraId="689006E3" w14:textId="77777777" w:rsidTr="00FC5B9A">
        <w:tc>
          <w:tcPr>
            <w:tcW w:w="1816" w:type="dxa"/>
          </w:tcPr>
          <w:p w14:paraId="08DA2905" w14:textId="4621F590" w:rsidR="00DF44BB" w:rsidRDefault="00DF44BB" w:rsidP="00FC5B9A">
            <w:pPr>
              <w:pStyle w:val="ListParagraph"/>
              <w:ind w:left="0"/>
            </w:pPr>
            <w:r>
              <w:t>role</w:t>
            </w:r>
          </w:p>
        </w:tc>
        <w:tc>
          <w:tcPr>
            <w:tcW w:w="1509" w:type="dxa"/>
          </w:tcPr>
          <w:p w14:paraId="34645DB0" w14:textId="7CBDFAE0" w:rsidR="00DF44BB" w:rsidRDefault="00DF44BB" w:rsidP="00FC5B9A">
            <w:pPr>
              <w:pStyle w:val="ListParagraph"/>
              <w:ind w:left="0"/>
            </w:pPr>
            <w:r>
              <w:rPr>
                <w:lang w:val="en-US"/>
              </w:rPr>
              <w:t>V</w:t>
            </w:r>
            <w:r>
              <w:t>num</w:t>
            </w:r>
          </w:p>
        </w:tc>
        <w:tc>
          <w:tcPr>
            <w:tcW w:w="3823" w:type="dxa"/>
          </w:tcPr>
          <w:p w14:paraId="096AFD9C" w14:textId="227F90F1" w:rsidR="00DF44BB" w:rsidRDefault="00DF44BB" w:rsidP="00FC5B9A">
            <w:pPr>
              <w:pStyle w:val="ListParagraph"/>
              <w:ind w:left="0"/>
            </w:pPr>
            <w:r>
              <w:t>Hak akses</w:t>
            </w:r>
          </w:p>
        </w:tc>
      </w:tr>
      <w:tr w:rsidR="00DF44BB" w14:paraId="459D7F43" w14:textId="77777777" w:rsidTr="00FC5B9A">
        <w:tc>
          <w:tcPr>
            <w:tcW w:w="1816" w:type="dxa"/>
          </w:tcPr>
          <w:p w14:paraId="440200A5" w14:textId="6435D867" w:rsidR="00DF44BB" w:rsidRDefault="00DF44BB" w:rsidP="00FC5B9A">
            <w:pPr>
              <w:pStyle w:val="ListParagraph"/>
              <w:ind w:left="0"/>
            </w:pPr>
            <w:r>
              <w:t>foto</w:t>
            </w:r>
          </w:p>
        </w:tc>
        <w:tc>
          <w:tcPr>
            <w:tcW w:w="1509" w:type="dxa"/>
          </w:tcPr>
          <w:p w14:paraId="1BDF8B51" w14:textId="1A5AF874" w:rsidR="00DF44BB" w:rsidRDefault="00DF44BB" w:rsidP="00FC5B9A">
            <w:pPr>
              <w:pStyle w:val="ListParagraph"/>
              <w:ind w:left="0"/>
            </w:pPr>
            <w:proofErr w:type="gramStart"/>
            <w:r>
              <w:rPr>
                <w:lang w:val="en-US"/>
              </w:rPr>
              <w:t>V</w:t>
            </w:r>
            <w:r>
              <w:t>archar(</w:t>
            </w:r>
            <w:proofErr w:type="gramEnd"/>
            <w:r>
              <w:t>255)</w:t>
            </w:r>
          </w:p>
        </w:tc>
        <w:tc>
          <w:tcPr>
            <w:tcW w:w="3823" w:type="dxa"/>
          </w:tcPr>
          <w:p w14:paraId="69F05FF1" w14:textId="0FA4C16E" w:rsidR="00DF44BB" w:rsidRDefault="00DF44BB" w:rsidP="00FC5B9A">
            <w:pPr>
              <w:pStyle w:val="ListParagraph"/>
              <w:ind w:left="0"/>
            </w:pPr>
            <w:r>
              <w:t>Foto</w:t>
            </w:r>
          </w:p>
        </w:tc>
      </w:tr>
      <w:tr w:rsidR="00DF44BB" w14:paraId="5F7A2552" w14:textId="77777777" w:rsidTr="00FC5B9A">
        <w:tc>
          <w:tcPr>
            <w:tcW w:w="1816" w:type="dxa"/>
          </w:tcPr>
          <w:p w14:paraId="4627F798" w14:textId="750BD3A2" w:rsidR="00DF44BB" w:rsidRDefault="00DF44BB" w:rsidP="00FC5B9A">
            <w:pPr>
              <w:pStyle w:val="ListParagraph"/>
              <w:ind w:left="0"/>
            </w:pPr>
            <w:r>
              <w:t>created_at</w:t>
            </w:r>
          </w:p>
        </w:tc>
        <w:tc>
          <w:tcPr>
            <w:tcW w:w="1509" w:type="dxa"/>
          </w:tcPr>
          <w:p w14:paraId="06525C49" w14:textId="7CFE5DC4" w:rsidR="00DF44BB" w:rsidRDefault="00DF44BB" w:rsidP="00FC5B9A">
            <w:pPr>
              <w:pStyle w:val="ListParagraph"/>
              <w:ind w:left="0"/>
            </w:pPr>
            <w:r>
              <w:rPr>
                <w:lang w:val="en-US"/>
              </w:rPr>
              <w:t>C</w:t>
            </w:r>
            <w:r>
              <w:t>reated_at</w:t>
            </w:r>
          </w:p>
        </w:tc>
        <w:tc>
          <w:tcPr>
            <w:tcW w:w="3823" w:type="dxa"/>
          </w:tcPr>
          <w:p w14:paraId="20AB1CBC" w14:textId="13EF304C" w:rsidR="00DF44BB" w:rsidRDefault="00DF44BB" w:rsidP="00FC5B9A">
            <w:pPr>
              <w:pStyle w:val="ListParagraph"/>
              <w:ind w:left="0"/>
            </w:pPr>
            <w:r>
              <w:t>Waktu</w:t>
            </w:r>
          </w:p>
        </w:tc>
      </w:tr>
    </w:tbl>
    <w:p w14:paraId="78F4E0BA" w14:textId="73D32DED" w:rsidR="00D45DD5" w:rsidRDefault="00D45DD5" w:rsidP="007E4F4B">
      <w:pPr>
        <w:pStyle w:val="ListParagraph"/>
        <w:numPr>
          <w:ilvl w:val="0"/>
          <w:numId w:val="15"/>
        </w:numPr>
      </w:pPr>
      <w:r>
        <w:t>Tabel Riwayat Aktivitas</w:t>
      </w:r>
    </w:p>
    <w:p w14:paraId="0795C5ED" w14:textId="340017DF" w:rsidR="00D45DD5" w:rsidRDefault="00D45DD5" w:rsidP="00D45DD5">
      <w:pPr>
        <w:pStyle w:val="ListParagraph"/>
        <w:ind w:left="360"/>
      </w:pPr>
      <w:r>
        <w:t>Digunakan untuk mencatat aktivitas pengguna.</w:t>
      </w:r>
    </w:p>
    <w:tbl>
      <w:tblPr>
        <w:tblStyle w:val="TableGrid"/>
        <w:tblW w:w="0" w:type="auto"/>
        <w:tblInd w:w="360" w:type="dxa"/>
        <w:tblLook w:val="04A0" w:firstRow="1" w:lastRow="0" w:firstColumn="1" w:lastColumn="0" w:noHBand="0" w:noVBand="1"/>
      </w:tblPr>
      <w:tblGrid>
        <w:gridCol w:w="1816"/>
        <w:gridCol w:w="1509"/>
        <w:gridCol w:w="3823"/>
      </w:tblGrid>
      <w:tr w:rsidR="00D45DD5" w:rsidRPr="00B7683C" w14:paraId="22FFCF01" w14:textId="77777777" w:rsidTr="00FC5B9A">
        <w:tc>
          <w:tcPr>
            <w:tcW w:w="1816" w:type="dxa"/>
            <w:shd w:val="clear" w:color="auto" w:fill="BFBFBF" w:themeFill="background1" w:themeFillShade="BF"/>
          </w:tcPr>
          <w:p w14:paraId="7BE51720" w14:textId="15806E81" w:rsidR="00D45DD5" w:rsidRPr="00B7683C" w:rsidRDefault="00D45DD5" w:rsidP="00FC5B9A">
            <w:pPr>
              <w:pStyle w:val="ListParagraph"/>
              <w:ind w:left="0"/>
              <w:jc w:val="center"/>
              <w:rPr>
                <w:lang w:val="en-US"/>
              </w:rPr>
            </w:pPr>
            <w:r>
              <w:rPr>
                <w:lang w:val="en-US"/>
              </w:rPr>
              <w:t>Field</w:t>
            </w:r>
          </w:p>
        </w:tc>
        <w:tc>
          <w:tcPr>
            <w:tcW w:w="1509" w:type="dxa"/>
            <w:shd w:val="clear" w:color="auto" w:fill="BFBFBF" w:themeFill="background1" w:themeFillShade="BF"/>
          </w:tcPr>
          <w:p w14:paraId="1EB51526" w14:textId="77777777" w:rsidR="00D45DD5" w:rsidRPr="00B7683C" w:rsidRDefault="00D45DD5" w:rsidP="00FC5B9A">
            <w:pPr>
              <w:pStyle w:val="ListParagraph"/>
              <w:ind w:left="0"/>
              <w:jc w:val="center"/>
              <w:rPr>
                <w:lang w:val="en-US"/>
              </w:rPr>
            </w:pPr>
            <w:proofErr w:type="spellStart"/>
            <w:r>
              <w:rPr>
                <w:lang w:val="en-US"/>
              </w:rPr>
              <w:t>Tipe</w:t>
            </w:r>
            <w:proofErr w:type="spellEnd"/>
            <w:r>
              <w:rPr>
                <w:lang w:val="en-US"/>
              </w:rPr>
              <w:t xml:space="preserve"> Data</w:t>
            </w:r>
          </w:p>
        </w:tc>
        <w:tc>
          <w:tcPr>
            <w:tcW w:w="3823" w:type="dxa"/>
            <w:shd w:val="clear" w:color="auto" w:fill="BFBFBF" w:themeFill="background1" w:themeFillShade="BF"/>
          </w:tcPr>
          <w:p w14:paraId="23F90349" w14:textId="77777777" w:rsidR="00D45DD5" w:rsidRPr="00B7683C" w:rsidRDefault="00D45DD5" w:rsidP="00FC5B9A">
            <w:pPr>
              <w:pStyle w:val="ListParagraph"/>
              <w:ind w:left="0"/>
              <w:jc w:val="center"/>
              <w:rPr>
                <w:lang w:val="en-US"/>
              </w:rPr>
            </w:pPr>
            <w:proofErr w:type="spellStart"/>
            <w:r>
              <w:rPr>
                <w:lang w:val="en-US"/>
              </w:rPr>
              <w:t>Keterangan</w:t>
            </w:r>
            <w:proofErr w:type="spellEnd"/>
          </w:p>
        </w:tc>
      </w:tr>
      <w:tr w:rsidR="00D45DD5" w14:paraId="48793167" w14:textId="77777777" w:rsidTr="00FC5B9A">
        <w:tc>
          <w:tcPr>
            <w:tcW w:w="1816" w:type="dxa"/>
          </w:tcPr>
          <w:p w14:paraId="4AB517C7" w14:textId="77777777" w:rsidR="00D45DD5" w:rsidRDefault="00D45DD5" w:rsidP="00FC5B9A">
            <w:pPr>
              <w:pStyle w:val="ListParagraph"/>
              <w:ind w:left="0"/>
            </w:pPr>
            <w:r>
              <w:t>id</w:t>
            </w:r>
          </w:p>
        </w:tc>
        <w:tc>
          <w:tcPr>
            <w:tcW w:w="1509" w:type="dxa"/>
          </w:tcPr>
          <w:p w14:paraId="205E12E6" w14:textId="77777777" w:rsidR="00D45DD5" w:rsidRDefault="00D45DD5" w:rsidP="00FC5B9A">
            <w:pPr>
              <w:pStyle w:val="ListParagraph"/>
              <w:ind w:left="0"/>
            </w:pPr>
            <w:r>
              <w:t>Int (PK)</w:t>
            </w:r>
          </w:p>
        </w:tc>
        <w:tc>
          <w:tcPr>
            <w:tcW w:w="3823" w:type="dxa"/>
          </w:tcPr>
          <w:p w14:paraId="5407C0B8" w14:textId="77777777" w:rsidR="00D45DD5" w:rsidRDefault="00D45DD5" w:rsidP="00FC5B9A">
            <w:pPr>
              <w:pStyle w:val="ListParagraph"/>
              <w:ind w:left="0"/>
            </w:pPr>
            <w:r>
              <w:t>ID user</w:t>
            </w:r>
          </w:p>
        </w:tc>
      </w:tr>
      <w:tr w:rsidR="00D45DD5" w14:paraId="033132D2" w14:textId="77777777" w:rsidTr="00FC5B9A">
        <w:tc>
          <w:tcPr>
            <w:tcW w:w="1816" w:type="dxa"/>
          </w:tcPr>
          <w:p w14:paraId="6C691F19" w14:textId="7CFB6A5E" w:rsidR="00D45DD5" w:rsidRDefault="00D45DD5" w:rsidP="00D45DD5">
            <w:pPr>
              <w:pStyle w:val="ListParagraph"/>
              <w:ind w:left="0"/>
            </w:pPr>
            <w:r>
              <w:t>id_user</w:t>
            </w:r>
          </w:p>
        </w:tc>
        <w:tc>
          <w:tcPr>
            <w:tcW w:w="1509" w:type="dxa"/>
          </w:tcPr>
          <w:p w14:paraId="17DAE464" w14:textId="36180938" w:rsidR="00D45DD5" w:rsidRDefault="00D45DD5" w:rsidP="00D45DD5">
            <w:pPr>
              <w:pStyle w:val="ListParagraph"/>
              <w:ind w:left="0"/>
            </w:pPr>
            <w:r>
              <w:t>Int (FK)</w:t>
            </w:r>
          </w:p>
        </w:tc>
        <w:tc>
          <w:tcPr>
            <w:tcW w:w="3823" w:type="dxa"/>
          </w:tcPr>
          <w:p w14:paraId="43788FCB" w14:textId="08A006F2" w:rsidR="00D45DD5" w:rsidRDefault="00D45DD5" w:rsidP="00D45DD5">
            <w:pPr>
              <w:pStyle w:val="ListParagraph"/>
              <w:ind w:left="0"/>
            </w:pPr>
            <w:r>
              <w:t>User</w:t>
            </w:r>
          </w:p>
        </w:tc>
      </w:tr>
      <w:tr w:rsidR="00D45DD5" w14:paraId="7C198C0A" w14:textId="77777777" w:rsidTr="00FC5B9A">
        <w:tc>
          <w:tcPr>
            <w:tcW w:w="1816" w:type="dxa"/>
          </w:tcPr>
          <w:p w14:paraId="11774E20" w14:textId="5364761E" w:rsidR="00D45DD5" w:rsidRDefault="00D45DD5" w:rsidP="00FC5B9A">
            <w:pPr>
              <w:pStyle w:val="ListParagraph"/>
              <w:ind w:left="0"/>
            </w:pPr>
            <w:r>
              <w:t>aktivitas</w:t>
            </w:r>
          </w:p>
        </w:tc>
        <w:tc>
          <w:tcPr>
            <w:tcW w:w="1509" w:type="dxa"/>
          </w:tcPr>
          <w:p w14:paraId="28FCDF12" w14:textId="1D0E4B8E" w:rsidR="00D45DD5" w:rsidRDefault="00D45DD5" w:rsidP="00FC5B9A">
            <w:pPr>
              <w:pStyle w:val="ListParagraph"/>
              <w:ind w:left="0"/>
            </w:pPr>
            <w:proofErr w:type="gramStart"/>
            <w:r>
              <w:rPr>
                <w:lang w:val="en-US"/>
              </w:rPr>
              <w:t>V</w:t>
            </w:r>
            <w:r>
              <w:t>archar(</w:t>
            </w:r>
            <w:proofErr w:type="gramEnd"/>
            <w:r>
              <w:rPr>
                <w:lang w:val="en-US"/>
              </w:rPr>
              <w:t>10</w:t>
            </w:r>
            <w:r>
              <w:t>0)</w:t>
            </w:r>
          </w:p>
        </w:tc>
        <w:tc>
          <w:tcPr>
            <w:tcW w:w="3823" w:type="dxa"/>
          </w:tcPr>
          <w:p w14:paraId="08067DEC" w14:textId="46358A62" w:rsidR="00D45DD5" w:rsidRDefault="00D45DD5" w:rsidP="00FC5B9A">
            <w:pPr>
              <w:pStyle w:val="ListParagraph"/>
              <w:ind w:left="0"/>
            </w:pPr>
            <w:r>
              <w:t>Aktivitas</w:t>
            </w:r>
          </w:p>
        </w:tc>
      </w:tr>
      <w:tr w:rsidR="00D45DD5" w14:paraId="4C97E87A" w14:textId="77777777" w:rsidTr="00FC5B9A">
        <w:tc>
          <w:tcPr>
            <w:tcW w:w="1816" w:type="dxa"/>
          </w:tcPr>
          <w:p w14:paraId="7B1E5C82" w14:textId="3819040F" w:rsidR="00D45DD5" w:rsidRDefault="00D45DD5" w:rsidP="00D45DD5">
            <w:pPr>
              <w:pStyle w:val="ListParagraph"/>
              <w:ind w:left="0"/>
            </w:pPr>
            <w:r>
              <w:t>keterangan</w:t>
            </w:r>
          </w:p>
        </w:tc>
        <w:tc>
          <w:tcPr>
            <w:tcW w:w="1509" w:type="dxa"/>
          </w:tcPr>
          <w:p w14:paraId="56CFD140" w14:textId="28D7501D" w:rsidR="00D45DD5" w:rsidRDefault="00D45DD5" w:rsidP="00D45DD5">
            <w:pPr>
              <w:pStyle w:val="ListParagraph"/>
              <w:ind w:left="0"/>
            </w:pPr>
            <w:proofErr w:type="spellStart"/>
            <w:r>
              <w:rPr>
                <w:lang w:val="en-US"/>
              </w:rPr>
              <w:t>Tetx</w:t>
            </w:r>
            <w:proofErr w:type="spellEnd"/>
          </w:p>
        </w:tc>
        <w:tc>
          <w:tcPr>
            <w:tcW w:w="3823" w:type="dxa"/>
          </w:tcPr>
          <w:p w14:paraId="7D9B5EFC" w14:textId="433D31D9" w:rsidR="00D45DD5" w:rsidRDefault="00D45DD5" w:rsidP="00D45DD5">
            <w:pPr>
              <w:pStyle w:val="ListParagraph"/>
              <w:ind w:left="0"/>
            </w:pPr>
            <w:r>
              <w:rPr>
                <w:lang w:val="en-US"/>
              </w:rPr>
              <w:t>Detail</w:t>
            </w:r>
          </w:p>
        </w:tc>
      </w:tr>
      <w:tr w:rsidR="00D45DD5" w14:paraId="75567765" w14:textId="77777777" w:rsidTr="00FC5B9A">
        <w:tc>
          <w:tcPr>
            <w:tcW w:w="1816" w:type="dxa"/>
          </w:tcPr>
          <w:p w14:paraId="7ABE5EC4" w14:textId="63765678" w:rsidR="00D45DD5" w:rsidRDefault="00D45DD5" w:rsidP="00D45DD5">
            <w:pPr>
              <w:pStyle w:val="ListParagraph"/>
              <w:ind w:left="0"/>
            </w:pPr>
            <w:r>
              <w:t>created_at</w:t>
            </w:r>
          </w:p>
        </w:tc>
        <w:tc>
          <w:tcPr>
            <w:tcW w:w="1509" w:type="dxa"/>
          </w:tcPr>
          <w:p w14:paraId="74468C39" w14:textId="2947D022" w:rsidR="00D45DD5" w:rsidRDefault="00D45DD5" w:rsidP="00D45DD5">
            <w:pPr>
              <w:pStyle w:val="ListParagraph"/>
              <w:ind w:left="0"/>
            </w:pPr>
            <w:ins w:id="32" w:author="Botan" w:date="2026-03-24T12:05:00Z">
              <w:r>
                <w:rPr>
                  <w:lang w:val="en-US"/>
                </w:rPr>
                <w:t>T</w:t>
              </w:r>
              <w:r>
                <w:t>imestamp</w:t>
              </w:r>
            </w:ins>
          </w:p>
        </w:tc>
        <w:tc>
          <w:tcPr>
            <w:tcW w:w="3823" w:type="dxa"/>
          </w:tcPr>
          <w:p w14:paraId="517E4CD5" w14:textId="3843A5CD" w:rsidR="00D45DD5" w:rsidRDefault="00D45DD5" w:rsidP="00D45DD5">
            <w:pPr>
              <w:pStyle w:val="ListParagraph"/>
              <w:ind w:left="0"/>
            </w:pPr>
            <w:ins w:id="33" w:author="Botan" w:date="2026-03-24T12:05:00Z">
              <w:r>
                <w:t xml:space="preserve">Waktu </w:t>
              </w:r>
            </w:ins>
          </w:p>
        </w:tc>
      </w:tr>
    </w:tbl>
    <w:p w14:paraId="7B1C0D3F" w14:textId="77777777" w:rsidR="00D45DD5" w:rsidRDefault="00D45DD5" w:rsidP="00D45DD5">
      <w:pPr>
        <w:pStyle w:val="ListParagraph"/>
        <w:ind w:left="360"/>
      </w:pPr>
    </w:p>
    <w:p w14:paraId="4812E437" w14:textId="65513F43" w:rsidR="006544C7" w:rsidRDefault="006544C7" w:rsidP="00D45DD5">
      <w:pPr>
        <w:pStyle w:val="Heading2"/>
      </w:pPr>
      <w:r w:rsidRPr="00B50EF7">
        <w:t>3.6 Rancangan Antarmuka Sistem</w:t>
      </w:r>
    </w:p>
    <w:p w14:paraId="3DC2043D" w14:textId="626C78E7" w:rsidR="00A40DF1" w:rsidRDefault="00A40DF1" w:rsidP="00A40DF1">
      <w:pPr>
        <w:ind w:firstLine="397"/>
        <w:jc w:val="both"/>
        <w:rPr>
          <w:i/>
          <w:iCs/>
          <w:lang w:val="en-US"/>
        </w:rPr>
      </w:pPr>
      <w:r>
        <w:t>Rancangan antarmuka (</w:t>
      </w:r>
      <w:r>
        <w:rPr>
          <w:i/>
          <w:iCs/>
        </w:rPr>
        <w:t>User Interface Design</w:t>
      </w:r>
      <w:r>
        <w:t xml:space="preserve">) merupakan tahap perancangan tampilan aplikasi yang menjadi jembatan interaksi antara pengguna dan sistem. Rancangan ini dibuat dengan prinsip </w:t>
      </w:r>
      <w:r>
        <w:rPr>
          <w:i/>
          <w:iCs/>
        </w:rPr>
        <w:t>user-friendly</w:t>
      </w:r>
      <w:r>
        <w:t xml:space="preserve"> dan responsif menggunakan </w:t>
      </w:r>
      <w:r>
        <w:rPr>
          <w:i/>
          <w:iCs/>
        </w:rPr>
        <w:t>framework</w:t>
      </w:r>
      <w:r>
        <w:t xml:space="preserve"> Bootstrap, sehingga aplikasi tetap nyaman diakses baik melalui perangkat komputer maupun </w:t>
      </w:r>
      <w:r>
        <w:rPr>
          <w:i/>
          <w:iCs/>
        </w:rPr>
        <w:t>smartphone</w:t>
      </w:r>
      <w:r>
        <w:rPr>
          <w:i/>
          <w:iCs/>
          <w:lang w:val="en-US"/>
        </w:rPr>
        <w:t>.</w:t>
      </w:r>
      <w:r w:rsidR="00CF2F00">
        <w:rPr>
          <w:i/>
          <w:iCs/>
          <w:lang w:val="en-US"/>
        </w:rPr>
        <w:t xml:space="preserve"> </w:t>
      </w:r>
      <w:r w:rsidR="00CF2F00">
        <w:t>Untuk lebih jelasnya rancangan antarmuka masukan sistem dapat dilihat dibawah ini.</w:t>
      </w:r>
    </w:p>
    <w:p w14:paraId="1302A748" w14:textId="1117FD72" w:rsidR="00A40DF1" w:rsidRDefault="00A40DF1" w:rsidP="007E4F4B">
      <w:pPr>
        <w:pStyle w:val="ListParagraph"/>
        <w:numPr>
          <w:ilvl w:val="0"/>
          <w:numId w:val="20"/>
        </w:numPr>
      </w:pPr>
      <w:r>
        <w:t>Rancangan Antarmuka Login</w:t>
      </w:r>
    </w:p>
    <w:p w14:paraId="6108CB62" w14:textId="1752372A" w:rsidR="00A40DF1" w:rsidRDefault="00A40DF1" w:rsidP="00A40DF1">
      <w:pPr>
        <w:ind w:firstLine="397"/>
        <w:jc w:val="both"/>
      </w:pPr>
      <w:r>
        <w:t xml:space="preserve">Halaman ini adalah pintu masuk utama bagi Admin dan Petugas. Desain dibuat minimalis dengan fokus pada keamanan. Terdapat kolom input untuk </w:t>
      </w:r>
      <w:r>
        <w:rPr>
          <w:i/>
          <w:iCs/>
        </w:rPr>
        <w:t>username</w:t>
      </w:r>
      <w:r>
        <w:t xml:space="preserve">, </w:t>
      </w:r>
      <w:r>
        <w:rPr>
          <w:i/>
          <w:iCs/>
        </w:rPr>
        <w:t>password</w:t>
      </w:r>
      <w:r>
        <w:t>, dan tombol masuk.</w:t>
      </w:r>
    </w:p>
    <w:p w14:paraId="481B0293" w14:textId="630DA288" w:rsidR="00A40DF1" w:rsidRDefault="00A40DF1" w:rsidP="00A40DF1">
      <w:r w:rsidRPr="00A40DF1">
        <w:rPr>
          <w:noProof/>
        </w:rPr>
        <w:lastRenderedPageBreak/>
        <w:drawing>
          <wp:inline distT="0" distB="0" distL="0" distR="0" wp14:anchorId="7EB8E077" wp14:editId="1A8C6470">
            <wp:extent cx="4265295" cy="2501031"/>
            <wp:effectExtent l="19050" t="19050" r="2095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2169" cy="2505062"/>
                    </a:xfrm>
                    <a:prstGeom prst="rect">
                      <a:avLst/>
                    </a:prstGeom>
                    <a:ln>
                      <a:solidFill>
                        <a:schemeClr val="tx1"/>
                      </a:solidFill>
                    </a:ln>
                  </pic:spPr>
                </pic:pic>
              </a:graphicData>
            </a:graphic>
          </wp:inline>
        </w:drawing>
      </w:r>
    </w:p>
    <w:p w14:paraId="1D213791" w14:textId="69D160B3" w:rsidR="00A40DF1" w:rsidRDefault="00A40DF1" w:rsidP="007E4F4B">
      <w:pPr>
        <w:pStyle w:val="ListParagraph"/>
        <w:numPr>
          <w:ilvl w:val="0"/>
          <w:numId w:val="20"/>
        </w:numPr>
      </w:pPr>
      <w:r>
        <w:t>Rancangan Antarmuka Dashboard</w:t>
      </w:r>
    </w:p>
    <w:p w14:paraId="50C41AD0" w14:textId="3A020604" w:rsidR="00A40DF1" w:rsidRDefault="00A40DF1" w:rsidP="00A40DF1">
      <w:pPr>
        <w:ind w:firstLine="397"/>
        <w:jc w:val="both"/>
      </w:pPr>
      <w:r>
        <w:t xml:space="preserve">Halaman </w:t>
      </w:r>
      <w:r>
        <w:rPr>
          <w:i/>
          <w:iCs/>
        </w:rPr>
        <w:t>Dashboard</w:t>
      </w:r>
      <w:r>
        <w:t xml:space="preserve"> berfungsi untuk memberikan ringkasan informasi secara cepat kepada pengguna setelah berhasil log masuk.</w:t>
      </w:r>
    </w:p>
    <w:p w14:paraId="7AAD930D" w14:textId="526EB66C" w:rsidR="00A40DF1" w:rsidRDefault="00A40DF1" w:rsidP="007E4F4B">
      <w:pPr>
        <w:pStyle w:val="ListParagraph"/>
        <w:numPr>
          <w:ilvl w:val="0"/>
          <w:numId w:val="16"/>
        </w:numPr>
        <w:jc w:val="both"/>
      </w:pPr>
      <w:r>
        <w:rPr>
          <w:b/>
          <w:bCs/>
        </w:rPr>
        <w:t>Fitur</w:t>
      </w:r>
      <w:r>
        <w:t xml:space="preserve">: Menampilkan kartu statistik (total aset, jumlah lokasi, aset rusak, dan peminjaman aktif) serta grafik tren inventaris menggunakan </w:t>
      </w:r>
      <w:r>
        <w:rPr>
          <w:i/>
          <w:iCs/>
        </w:rPr>
        <w:t>Chart.js</w:t>
      </w:r>
      <w:r>
        <w:t>.</w:t>
      </w:r>
    </w:p>
    <w:p w14:paraId="7C5931EF" w14:textId="6E955DF8" w:rsidR="00A40DF1" w:rsidRDefault="00A40DF1" w:rsidP="007E4F4B">
      <w:pPr>
        <w:pStyle w:val="ListParagraph"/>
        <w:numPr>
          <w:ilvl w:val="0"/>
          <w:numId w:val="16"/>
        </w:numPr>
        <w:jc w:val="both"/>
      </w:pPr>
      <w:r>
        <w:rPr>
          <w:b/>
          <w:bCs/>
        </w:rPr>
        <w:t>Tujuan</w:t>
      </w:r>
      <w:r>
        <w:t>: Memudahkan pimpinan atau admin melihat kondisi aset secara garis besar tanpa harus membuka laporan detail.</w:t>
      </w:r>
    </w:p>
    <w:p w14:paraId="7342D7DF" w14:textId="32E8DA09" w:rsidR="00A40DF1" w:rsidRDefault="00A40DF1" w:rsidP="00A40DF1">
      <w:r w:rsidRPr="00A40DF1">
        <w:rPr>
          <w:noProof/>
        </w:rPr>
        <w:drawing>
          <wp:inline distT="0" distB="0" distL="0" distR="0" wp14:anchorId="7FC44CF6" wp14:editId="5490D66B">
            <wp:extent cx="4747895" cy="2422701"/>
            <wp:effectExtent l="19050" t="19050" r="1460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9648" cy="2428698"/>
                    </a:xfrm>
                    <a:prstGeom prst="rect">
                      <a:avLst/>
                    </a:prstGeom>
                    <a:ln>
                      <a:solidFill>
                        <a:schemeClr val="tx1"/>
                      </a:solidFill>
                    </a:ln>
                  </pic:spPr>
                </pic:pic>
              </a:graphicData>
            </a:graphic>
          </wp:inline>
        </w:drawing>
      </w:r>
    </w:p>
    <w:p w14:paraId="2A014B2F" w14:textId="5AB5F190" w:rsidR="00A40DF1" w:rsidRDefault="00A40DF1" w:rsidP="007E4F4B">
      <w:pPr>
        <w:pStyle w:val="ListParagraph"/>
        <w:numPr>
          <w:ilvl w:val="0"/>
          <w:numId w:val="16"/>
        </w:numPr>
      </w:pPr>
      <w:r>
        <w:t>Rancangan Antarmuka Data Aset</w:t>
      </w:r>
    </w:p>
    <w:p w14:paraId="37FB4494" w14:textId="32D9C651" w:rsidR="00A40DF1" w:rsidRDefault="00A40DF1" w:rsidP="00CF2F00">
      <w:pPr>
        <w:ind w:firstLine="360"/>
      </w:pPr>
      <w:r>
        <w:t>Halaman ini berisi tabel utama yang menampilkan seluruh data inventaris.</w:t>
      </w:r>
    </w:p>
    <w:p w14:paraId="6799DDED" w14:textId="26EC8460" w:rsidR="00A40DF1" w:rsidRPr="00A40DF1" w:rsidRDefault="00A40DF1" w:rsidP="007E4F4B">
      <w:pPr>
        <w:pStyle w:val="ListParagraph"/>
        <w:numPr>
          <w:ilvl w:val="0"/>
          <w:numId w:val="17"/>
        </w:numPr>
      </w:pPr>
      <w:r>
        <w:rPr>
          <w:b/>
          <w:bCs/>
        </w:rPr>
        <w:t>Fitur</w:t>
      </w:r>
      <w:r>
        <w:t>: Pencarian cepat, filter berdasarkan kategori atau lokasi, serta tombol aksi untuk menambah, mengubah, menghapus, dan mencetak QR Code</w:t>
      </w:r>
      <w:r>
        <w:rPr>
          <w:lang w:val="en-US"/>
        </w:rPr>
        <w:t>.</w:t>
      </w:r>
    </w:p>
    <w:p w14:paraId="5DDE7390" w14:textId="2B761C32" w:rsidR="00A40DF1" w:rsidRDefault="00A40DF1" w:rsidP="007E4F4B">
      <w:pPr>
        <w:pStyle w:val="ListParagraph"/>
        <w:numPr>
          <w:ilvl w:val="0"/>
          <w:numId w:val="17"/>
        </w:numPr>
      </w:pPr>
      <w:r>
        <w:rPr>
          <w:b/>
          <w:bCs/>
        </w:rPr>
        <w:lastRenderedPageBreak/>
        <w:t>Tujuan</w:t>
      </w:r>
      <w:r>
        <w:t>: Sebagai pusat kendali pengelolaan data barang sekolah.</w:t>
      </w:r>
    </w:p>
    <w:p w14:paraId="6D247B16" w14:textId="2104B6AF" w:rsidR="00A40DF1" w:rsidRPr="00E43630" w:rsidRDefault="00E43630" w:rsidP="00E43630">
      <w:pPr>
        <w:pStyle w:val="NormalWeb"/>
        <w:rPr>
          <w:lang w:val="en-US"/>
        </w:rPr>
      </w:pPr>
      <w:r>
        <w:rPr>
          <w:noProof/>
        </w:rPr>
        <w:drawing>
          <wp:inline distT="0" distB="0" distL="0" distR="0" wp14:anchorId="7BC98454" wp14:editId="2C6E8D0E">
            <wp:extent cx="4335145" cy="2889915"/>
            <wp:effectExtent l="19050" t="19050" r="27305" b="247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42584" cy="2894874"/>
                    </a:xfrm>
                    <a:prstGeom prst="rect">
                      <a:avLst/>
                    </a:prstGeom>
                    <a:noFill/>
                    <a:ln>
                      <a:solidFill>
                        <a:schemeClr val="tx1"/>
                      </a:solidFill>
                    </a:ln>
                  </pic:spPr>
                </pic:pic>
              </a:graphicData>
            </a:graphic>
          </wp:inline>
        </w:drawing>
      </w:r>
    </w:p>
    <w:p w14:paraId="70559FA8" w14:textId="14E7C8F0" w:rsidR="0075689C" w:rsidRPr="0075689C" w:rsidRDefault="0075689C" w:rsidP="007E4F4B">
      <w:pPr>
        <w:pStyle w:val="ListParagraph"/>
        <w:numPr>
          <w:ilvl w:val="0"/>
          <w:numId w:val="16"/>
        </w:numPr>
      </w:pPr>
      <w:r>
        <w:t xml:space="preserve">Rancangan Antarmuka </w:t>
      </w:r>
      <w:r w:rsidR="00FF09CD">
        <w:rPr>
          <w:lang w:val="en-US"/>
        </w:rPr>
        <w:t>Form</w:t>
      </w:r>
      <w:r>
        <w:rPr>
          <w:lang w:val="en-US"/>
        </w:rPr>
        <w:t xml:space="preserve"> </w:t>
      </w:r>
      <w:proofErr w:type="spellStart"/>
      <w:r>
        <w:rPr>
          <w:lang w:val="en-US"/>
        </w:rPr>
        <w:t>Tambah</w:t>
      </w:r>
      <w:proofErr w:type="spellEnd"/>
      <w:r>
        <w:rPr>
          <w:lang w:val="en-US"/>
        </w:rPr>
        <w:t xml:space="preserve"> </w:t>
      </w:r>
      <w:proofErr w:type="spellStart"/>
      <w:r>
        <w:rPr>
          <w:lang w:val="en-US"/>
        </w:rPr>
        <w:t>Aset</w:t>
      </w:r>
      <w:proofErr w:type="spellEnd"/>
    </w:p>
    <w:p w14:paraId="486B803A" w14:textId="2AD1E298" w:rsidR="0075689C" w:rsidRPr="0075689C" w:rsidRDefault="001755FE" w:rsidP="001755FE">
      <w:pPr>
        <w:pStyle w:val="ListParagraph"/>
        <w:ind w:left="360"/>
        <w:jc w:val="both"/>
      </w:pPr>
      <w:r>
        <w:t>Form ini digunakan untuk menginput data aset baru ke sistem. Di dalamnya terdapat field nama aset, kategori, lokasi, kondisi, jumlah, tahun pengadaan, dan keterangan, dilengkapi tombol Simpan dan Batal.</w:t>
      </w:r>
    </w:p>
    <w:p w14:paraId="5FF30C78" w14:textId="4390B622" w:rsidR="0075689C" w:rsidRDefault="0075689C" w:rsidP="0075689C">
      <w:pPr>
        <w:rPr>
          <w:lang w:val="en-US"/>
        </w:rPr>
      </w:pPr>
      <w:r w:rsidRPr="0075689C">
        <w:rPr>
          <w:noProof/>
          <w:lang w:val="en-US"/>
        </w:rPr>
        <w:drawing>
          <wp:inline distT="0" distB="0" distL="0" distR="0" wp14:anchorId="58725773" wp14:editId="156AFF78">
            <wp:extent cx="4093722" cy="3302520"/>
            <wp:effectExtent l="19050" t="19050" r="2159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6675" cy="3312970"/>
                    </a:xfrm>
                    <a:prstGeom prst="rect">
                      <a:avLst/>
                    </a:prstGeom>
                    <a:ln>
                      <a:solidFill>
                        <a:schemeClr val="tx1"/>
                      </a:solidFill>
                    </a:ln>
                  </pic:spPr>
                </pic:pic>
              </a:graphicData>
            </a:graphic>
          </wp:inline>
        </w:drawing>
      </w:r>
      <w:r w:rsidRPr="0075689C">
        <w:rPr>
          <w:lang w:val="en-US"/>
        </w:rPr>
        <w:t xml:space="preserve"> </w:t>
      </w:r>
    </w:p>
    <w:p w14:paraId="28D7F373" w14:textId="77777777" w:rsidR="001755FE" w:rsidRPr="001755FE" w:rsidRDefault="0075689C" w:rsidP="007E4F4B">
      <w:pPr>
        <w:pStyle w:val="ListParagraph"/>
        <w:numPr>
          <w:ilvl w:val="0"/>
          <w:numId w:val="16"/>
        </w:numPr>
      </w:pPr>
      <w:r>
        <w:t xml:space="preserve">Rancangan Antarmuka </w:t>
      </w:r>
      <w:r w:rsidR="00FF09CD">
        <w:rPr>
          <w:lang w:val="en-US"/>
        </w:rPr>
        <w:t>Form</w:t>
      </w:r>
      <w:r w:rsidR="00FF09CD" w:rsidRPr="00F0633F">
        <w:rPr>
          <w:lang w:val="en-US"/>
        </w:rPr>
        <w:t xml:space="preserve"> </w:t>
      </w:r>
      <w:proofErr w:type="spellStart"/>
      <w:r w:rsidR="00F0633F" w:rsidRPr="00F0633F">
        <w:rPr>
          <w:lang w:val="en-US"/>
        </w:rPr>
        <w:t>Tambah</w:t>
      </w:r>
      <w:proofErr w:type="spellEnd"/>
      <w:r w:rsidR="00F0633F" w:rsidRPr="00F0633F">
        <w:rPr>
          <w:lang w:val="en-US"/>
        </w:rPr>
        <w:t xml:space="preserve"> </w:t>
      </w:r>
      <w:proofErr w:type="spellStart"/>
      <w:r w:rsidR="00F0633F" w:rsidRPr="00F0633F">
        <w:rPr>
          <w:lang w:val="en-US"/>
        </w:rPr>
        <w:t>Kategori</w:t>
      </w:r>
      <w:proofErr w:type="spellEnd"/>
      <w:r w:rsidR="001755FE">
        <w:rPr>
          <w:lang w:val="en-US"/>
        </w:rPr>
        <w:tab/>
      </w:r>
      <w:r w:rsidR="001755FE">
        <w:rPr>
          <w:lang w:val="en-US"/>
        </w:rPr>
        <w:tab/>
      </w:r>
    </w:p>
    <w:p w14:paraId="3661CAE3" w14:textId="673D56B8" w:rsidR="001755FE" w:rsidRPr="001755FE" w:rsidRDefault="001755FE" w:rsidP="001755FE">
      <w:pPr>
        <w:pStyle w:val="ListParagraph"/>
        <w:ind w:left="360"/>
        <w:jc w:val="both"/>
      </w:pPr>
      <w:r>
        <w:lastRenderedPageBreak/>
        <w:t>Form ini berfungsi untuk menambah kategori aset baru sebagai data master pengelompokan barang. Terdapat field nama kategori dan deskripsi, dilengkapi tombol Simpan dan Batal.</w:t>
      </w:r>
    </w:p>
    <w:p w14:paraId="342130E9" w14:textId="7FA34A2E" w:rsidR="0075689C" w:rsidRDefault="00F0633F" w:rsidP="001755FE">
      <w:r w:rsidRPr="00F0633F">
        <w:rPr>
          <w:noProof/>
          <w:lang w:val="en-US"/>
        </w:rPr>
        <w:drawing>
          <wp:inline distT="0" distB="0" distL="0" distR="0" wp14:anchorId="48079D55" wp14:editId="531A6C6B">
            <wp:extent cx="3695700" cy="4071837"/>
            <wp:effectExtent l="19050" t="19050" r="1905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98801" cy="4075253"/>
                    </a:xfrm>
                    <a:prstGeom prst="rect">
                      <a:avLst/>
                    </a:prstGeom>
                    <a:ln>
                      <a:solidFill>
                        <a:schemeClr val="tx1"/>
                      </a:solidFill>
                    </a:ln>
                  </pic:spPr>
                </pic:pic>
              </a:graphicData>
            </a:graphic>
          </wp:inline>
        </w:drawing>
      </w:r>
      <w:r w:rsidR="0075689C" w:rsidRPr="001755FE">
        <w:rPr>
          <w:lang w:val="en-US"/>
        </w:rPr>
        <w:t xml:space="preserve"> </w:t>
      </w:r>
    </w:p>
    <w:p w14:paraId="44F52F52" w14:textId="58DBDDEF" w:rsidR="0075689C" w:rsidRPr="001755FE" w:rsidRDefault="00F0633F" w:rsidP="007E4F4B">
      <w:pPr>
        <w:pStyle w:val="ListParagraph"/>
        <w:numPr>
          <w:ilvl w:val="0"/>
          <w:numId w:val="16"/>
        </w:numPr>
      </w:pPr>
      <w:r>
        <w:t xml:space="preserve">Rancangan Antarmuka </w:t>
      </w:r>
      <w:r w:rsidR="00FF09CD">
        <w:rPr>
          <w:lang w:val="en-US"/>
        </w:rPr>
        <w:t>Form</w:t>
      </w:r>
      <w:r>
        <w:rPr>
          <w:lang w:val="en-US"/>
        </w:rPr>
        <w:t xml:space="preserve"> </w:t>
      </w:r>
      <w:proofErr w:type="spellStart"/>
      <w:r>
        <w:rPr>
          <w:lang w:val="en-US"/>
        </w:rPr>
        <w:t>Tambah</w:t>
      </w:r>
      <w:proofErr w:type="spellEnd"/>
      <w:r>
        <w:rPr>
          <w:lang w:val="en-US"/>
        </w:rPr>
        <w:t xml:space="preserve"> Lokasi</w:t>
      </w:r>
    </w:p>
    <w:p w14:paraId="05DDF0F8" w14:textId="5422661F" w:rsidR="001755FE" w:rsidRDefault="001755FE" w:rsidP="001755FE">
      <w:pPr>
        <w:pStyle w:val="ListParagraph"/>
        <w:ind w:left="360"/>
        <w:jc w:val="both"/>
      </w:pPr>
      <w:r>
        <w:t>Form ini digunakan untuk mendaftarkan ruangan atau lokasi baru ke dalam sistem. Terdapat field nama lokasi, kode lokasi, dan keterangan, dilengkapi tombol Simpan dan Batal.</w:t>
      </w:r>
    </w:p>
    <w:p w14:paraId="6FFA9CD9" w14:textId="6A309DFF" w:rsidR="00F0633F" w:rsidRDefault="00F0633F" w:rsidP="00A40DF1">
      <w:r w:rsidRPr="00F0633F">
        <w:rPr>
          <w:noProof/>
        </w:rPr>
        <w:lastRenderedPageBreak/>
        <w:drawing>
          <wp:inline distT="0" distB="0" distL="0" distR="0" wp14:anchorId="200B115C" wp14:editId="3D8DC778">
            <wp:extent cx="3689350" cy="3552707"/>
            <wp:effectExtent l="19050" t="19050" r="2540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1638" cy="3554910"/>
                    </a:xfrm>
                    <a:prstGeom prst="rect">
                      <a:avLst/>
                    </a:prstGeom>
                    <a:ln>
                      <a:solidFill>
                        <a:schemeClr val="tx1"/>
                      </a:solidFill>
                    </a:ln>
                  </pic:spPr>
                </pic:pic>
              </a:graphicData>
            </a:graphic>
          </wp:inline>
        </w:drawing>
      </w:r>
    </w:p>
    <w:p w14:paraId="662A3DAA" w14:textId="17324398" w:rsidR="00F0633F" w:rsidRPr="001755FE" w:rsidRDefault="00F0633F" w:rsidP="007E4F4B">
      <w:pPr>
        <w:pStyle w:val="ListParagraph"/>
        <w:numPr>
          <w:ilvl w:val="0"/>
          <w:numId w:val="16"/>
        </w:numPr>
      </w:pPr>
      <w:r>
        <w:t xml:space="preserve">Rancangan Antarmuka </w:t>
      </w:r>
      <w:r w:rsidR="00FF09CD">
        <w:rPr>
          <w:lang w:val="en-US"/>
        </w:rPr>
        <w:t>Form</w:t>
      </w:r>
      <w:r>
        <w:rPr>
          <w:lang w:val="en-US"/>
        </w:rPr>
        <w:t xml:space="preserve"> </w:t>
      </w:r>
      <w:proofErr w:type="spellStart"/>
      <w:r>
        <w:rPr>
          <w:lang w:val="en-US"/>
        </w:rPr>
        <w:t>Tambah</w:t>
      </w:r>
      <w:proofErr w:type="spellEnd"/>
      <w:r>
        <w:rPr>
          <w:lang w:val="en-US"/>
        </w:rPr>
        <w:t xml:space="preserve"> </w:t>
      </w:r>
      <w:proofErr w:type="spellStart"/>
      <w:r>
        <w:rPr>
          <w:lang w:val="en-US"/>
        </w:rPr>
        <w:t>Pengguna</w:t>
      </w:r>
      <w:proofErr w:type="spellEnd"/>
    </w:p>
    <w:p w14:paraId="7E57DFC7" w14:textId="3146EF7F" w:rsidR="001755FE" w:rsidRPr="001755FE" w:rsidRDefault="001755FE" w:rsidP="001755FE">
      <w:pPr>
        <w:pStyle w:val="ListParagraph"/>
        <w:ind w:left="360"/>
        <w:jc w:val="both"/>
        <w:rPr>
          <w:lang w:val="en-US"/>
        </w:rPr>
      </w:pPr>
      <w:r>
        <w:t>Form ini digunakan Admin untuk membuat akun pengguna baru dengan role Admin atau Petugas. Terdapat field nama lengkap, username, password, dan pilihan role, dilengkapi tombol Simpan</w:t>
      </w:r>
      <w:r>
        <w:rPr>
          <w:lang w:val="en-US"/>
        </w:rPr>
        <w:t>.</w:t>
      </w:r>
    </w:p>
    <w:p w14:paraId="51D6879B" w14:textId="29C1A2F8" w:rsidR="00F0633F" w:rsidRDefault="00F0633F" w:rsidP="00A40DF1">
      <w:r w:rsidRPr="00F0633F">
        <w:rPr>
          <w:noProof/>
        </w:rPr>
        <w:drawing>
          <wp:inline distT="0" distB="0" distL="0" distR="0" wp14:anchorId="338A6C98" wp14:editId="6074C2D5">
            <wp:extent cx="3283119" cy="23496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3119" cy="2349621"/>
                    </a:xfrm>
                    <a:prstGeom prst="rect">
                      <a:avLst/>
                    </a:prstGeom>
                  </pic:spPr>
                </pic:pic>
              </a:graphicData>
            </a:graphic>
          </wp:inline>
        </w:drawing>
      </w:r>
    </w:p>
    <w:p w14:paraId="60C27202" w14:textId="77777777" w:rsidR="001755FE" w:rsidRPr="001755FE" w:rsidRDefault="000A13DB" w:rsidP="007E4F4B">
      <w:pPr>
        <w:pStyle w:val="ListParagraph"/>
        <w:numPr>
          <w:ilvl w:val="0"/>
          <w:numId w:val="16"/>
        </w:numPr>
      </w:pPr>
      <w:r>
        <w:t xml:space="preserve">Rancangan Antarmuka </w:t>
      </w:r>
      <w:r>
        <w:rPr>
          <w:lang w:val="en-US"/>
        </w:rPr>
        <w:t xml:space="preserve">From </w:t>
      </w:r>
      <w:proofErr w:type="spellStart"/>
      <w:r>
        <w:rPr>
          <w:lang w:val="en-US"/>
        </w:rPr>
        <w:t>Peminjaman</w:t>
      </w:r>
      <w:proofErr w:type="spellEnd"/>
      <w:r>
        <w:rPr>
          <w:lang w:val="en-US"/>
        </w:rPr>
        <w:t xml:space="preserve"> </w:t>
      </w:r>
    </w:p>
    <w:p w14:paraId="01A2DD1F" w14:textId="42E4DB6B" w:rsidR="000A13DB" w:rsidRDefault="001755FE" w:rsidP="001755FE">
      <w:pPr>
        <w:pStyle w:val="ListParagraph"/>
        <w:ind w:left="360"/>
        <w:jc w:val="both"/>
      </w:pPr>
      <w:r>
        <w:t>Form ini digunakan Petugas untuk mencatat transaksi peminjaman aset. Terdapat field nama peminjam, aset yang dipinjam, tanggal pinjam, tanggal kembali, keperluan, dan status, dilengkapi tombol Simpan dan Batal.</w:t>
      </w:r>
    </w:p>
    <w:p w14:paraId="0495CF53" w14:textId="41FFA94F" w:rsidR="00F0633F" w:rsidRDefault="000A13DB" w:rsidP="00A40DF1">
      <w:r w:rsidRPr="000A13DB">
        <w:rPr>
          <w:noProof/>
        </w:rPr>
        <w:lastRenderedPageBreak/>
        <w:drawing>
          <wp:inline distT="0" distB="0" distL="0" distR="0" wp14:anchorId="080F1CE3" wp14:editId="46D3D421">
            <wp:extent cx="4654789" cy="25591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4789" cy="2559182"/>
                    </a:xfrm>
                    <a:prstGeom prst="rect">
                      <a:avLst/>
                    </a:prstGeom>
                  </pic:spPr>
                </pic:pic>
              </a:graphicData>
            </a:graphic>
          </wp:inline>
        </w:drawing>
      </w:r>
    </w:p>
    <w:p w14:paraId="06B76A6D" w14:textId="14CAA140" w:rsidR="00CF2F00" w:rsidRDefault="00CF2F00" w:rsidP="007E4F4B">
      <w:pPr>
        <w:pStyle w:val="ListParagraph"/>
        <w:numPr>
          <w:ilvl w:val="0"/>
          <w:numId w:val="16"/>
        </w:numPr>
      </w:pPr>
      <w:r>
        <w:t>Rancangan Antarmuka Scan QR Code</w:t>
      </w:r>
      <w:r>
        <w:rPr>
          <w:lang w:val="en-US"/>
        </w:rPr>
        <w:t xml:space="preserve"> </w:t>
      </w:r>
    </w:p>
    <w:p w14:paraId="6EC31691" w14:textId="78343A8F" w:rsidR="00A40DF1" w:rsidRDefault="00A40DF1" w:rsidP="00A40DF1">
      <w:pPr>
        <w:ind w:firstLine="397"/>
        <w:jc w:val="both"/>
      </w:pPr>
      <w:r>
        <w:t>Ini adalah fitur unggulan sistem. Halaman ini dirancang agar dapat diakses melalui kamera perangkat seluler petugas di lapangan.</w:t>
      </w:r>
    </w:p>
    <w:p w14:paraId="1F7901BE" w14:textId="121A949F" w:rsidR="00A40DF1" w:rsidRDefault="00A40DF1" w:rsidP="007E4F4B">
      <w:pPr>
        <w:pStyle w:val="ListParagraph"/>
        <w:numPr>
          <w:ilvl w:val="0"/>
          <w:numId w:val="18"/>
        </w:numPr>
        <w:jc w:val="both"/>
      </w:pPr>
      <w:r>
        <w:rPr>
          <w:b/>
          <w:bCs/>
        </w:rPr>
        <w:t>Fitur</w:t>
      </w:r>
      <w:r>
        <w:t>: Jendela pemindaian (</w:t>
      </w:r>
      <w:r>
        <w:rPr>
          <w:i/>
          <w:iCs/>
        </w:rPr>
        <w:t>scanner window</w:t>
      </w:r>
      <w:r>
        <w:t>) dan kolom input manual jika kamera bermasalah. Setelah kode terbaca, sistem akan secara otomatis mengarahkan pengguna ke halaman detail aset terkait.</w:t>
      </w:r>
    </w:p>
    <w:p w14:paraId="20C45428" w14:textId="128D599D" w:rsidR="00A40DF1" w:rsidRDefault="00A40DF1" w:rsidP="007E4F4B">
      <w:pPr>
        <w:pStyle w:val="ListParagraph"/>
        <w:numPr>
          <w:ilvl w:val="0"/>
          <w:numId w:val="18"/>
        </w:numPr>
        <w:jc w:val="both"/>
      </w:pPr>
      <w:r>
        <w:rPr>
          <w:b/>
          <w:bCs/>
        </w:rPr>
        <w:t>Tujuan</w:t>
      </w:r>
      <w:r>
        <w:t>: Mempercepat proses verifikasi barang secara langsung di lokasi.</w:t>
      </w:r>
    </w:p>
    <w:p w14:paraId="5223F6EC" w14:textId="4BEC66E3" w:rsidR="00A40DF1" w:rsidRDefault="00A40DF1" w:rsidP="00A40DF1">
      <w:pPr>
        <w:jc w:val="both"/>
      </w:pPr>
      <w:r w:rsidRPr="00A40DF1">
        <w:rPr>
          <w:noProof/>
        </w:rPr>
        <w:drawing>
          <wp:inline distT="0" distB="0" distL="0" distR="0" wp14:anchorId="6249EB45" wp14:editId="7DCC8926">
            <wp:extent cx="3839845" cy="2849966"/>
            <wp:effectExtent l="19050" t="19050" r="27305"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21167"/>
                    <a:stretch/>
                  </pic:blipFill>
                  <pic:spPr bwMode="auto">
                    <a:xfrm>
                      <a:off x="0" y="0"/>
                      <a:ext cx="3839845" cy="28499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1493FF" w14:textId="0CD69FB9" w:rsidR="00FF09CD" w:rsidRDefault="00FF09CD" w:rsidP="007E4F4B">
      <w:pPr>
        <w:pStyle w:val="ListParagraph"/>
        <w:numPr>
          <w:ilvl w:val="0"/>
          <w:numId w:val="16"/>
        </w:numPr>
      </w:pPr>
      <w:r>
        <w:t>Rancangan Antarmuka</w:t>
      </w:r>
      <w:r>
        <w:rPr>
          <w:lang w:val="en-US"/>
        </w:rPr>
        <w:t xml:space="preserve"> Form Edit Profile</w:t>
      </w:r>
      <w:r>
        <w:t xml:space="preserve"> </w:t>
      </w:r>
    </w:p>
    <w:p w14:paraId="20BA3860" w14:textId="2281A083" w:rsidR="00FF09CD" w:rsidRDefault="00FF09CD" w:rsidP="00FF09CD">
      <w:r w:rsidRPr="00FF09CD">
        <w:rPr>
          <w:noProof/>
        </w:rPr>
        <w:lastRenderedPageBreak/>
        <w:drawing>
          <wp:inline distT="0" distB="0" distL="0" distR="0" wp14:anchorId="61F773DD" wp14:editId="6D24E0EA">
            <wp:extent cx="2863997" cy="43118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63997" cy="4311872"/>
                    </a:xfrm>
                    <a:prstGeom prst="rect">
                      <a:avLst/>
                    </a:prstGeom>
                  </pic:spPr>
                </pic:pic>
              </a:graphicData>
            </a:graphic>
          </wp:inline>
        </w:drawing>
      </w:r>
    </w:p>
    <w:p w14:paraId="4733DF91" w14:textId="77777777" w:rsidR="00FF09CD" w:rsidRDefault="00FF09CD" w:rsidP="00A40DF1">
      <w:pPr>
        <w:jc w:val="both"/>
      </w:pPr>
    </w:p>
    <w:p w14:paraId="5A648566" w14:textId="212CE8C8" w:rsidR="00CF2F00" w:rsidRDefault="00CF2F00" w:rsidP="007E4F4B">
      <w:pPr>
        <w:pStyle w:val="ListParagraph"/>
        <w:numPr>
          <w:ilvl w:val="0"/>
          <w:numId w:val="16"/>
        </w:numPr>
      </w:pPr>
      <w:r>
        <w:t>Rancangan Antarmuka Laporan</w:t>
      </w:r>
      <w:r>
        <w:rPr>
          <w:lang w:val="en-US"/>
        </w:rPr>
        <w:t xml:space="preserve"> </w:t>
      </w:r>
    </w:p>
    <w:p w14:paraId="4DD43A35" w14:textId="4C757D79" w:rsidR="00A40DF1" w:rsidRDefault="00A40DF1" w:rsidP="00A40DF1">
      <w:pPr>
        <w:ind w:firstLine="397"/>
        <w:jc w:val="both"/>
      </w:pPr>
      <w:r>
        <w:t>Halaman ini menyediakan pengaturan untuk mencetak data ke dalam format PDF atau Excel.</w:t>
      </w:r>
    </w:p>
    <w:p w14:paraId="525B6ACA" w14:textId="4EB8A8CC" w:rsidR="00A40DF1" w:rsidRDefault="00A40DF1" w:rsidP="007E4F4B">
      <w:pPr>
        <w:pStyle w:val="ListParagraph"/>
        <w:numPr>
          <w:ilvl w:val="0"/>
          <w:numId w:val="19"/>
        </w:numPr>
        <w:jc w:val="both"/>
      </w:pPr>
      <w:r>
        <w:rPr>
          <w:b/>
          <w:bCs/>
        </w:rPr>
        <w:t>Fitur</w:t>
      </w:r>
      <w:r>
        <w:t>: Opsi pilihan tanggal, kategori aset, atau lokasi tertentu sebelum laporan dijana.</w:t>
      </w:r>
    </w:p>
    <w:p w14:paraId="2FFD6C27" w14:textId="0C9EA148" w:rsidR="00A40DF1" w:rsidRDefault="00A40DF1" w:rsidP="007E4F4B">
      <w:pPr>
        <w:pStyle w:val="ListParagraph"/>
        <w:numPr>
          <w:ilvl w:val="0"/>
          <w:numId w:val="19"/>
        </w:numPr>
        <w:jc w:val="both"/>
      </w:pPr>
      <w:r>
        <w:rPr>
          <w:b/>
          <w:bCs/>
        </w:rPr>
        <w:t>Tujuan</w:t>
      </w:r>
      <w:r>
        <w:t>: Mempermudah proses administrasi dan pertanggungjawaban tahunan kepada pihak sekolah.</w:t>
      </w:r>
    </w:p>
    <w:p w14:paraId="3C9E0BCB" w14:textId="72A5FCC4" w:rsidR="00A40DF1" w:rsidRPr="00FF09CD" w:rsidRDefault="00FF09CD" w:rsidP="00FF09CD">
      <w:pPr>
        <w:pStyle w:val="NormalWeb"/>
        <w:ind w:left="360"/>
        <w:rPr>
          <w:lang w:val="en-US"/>
        </w:rPr>
      </w:pPr>
      <w:r>
        <w:rPr>
          <w:noProof/>
        </w:rPr>
        <w:lastRenderedPageBreak/>
        <w:drawing>
          <wp:inline distT="0" distB="0" distL="0" distR="0" wp14:anchorId="410A38F0" wp14:editId="0B17A14D">
            <wp:extent cx="3848100" cy="2565239"/>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57420" cy="2571452"/>
                    </a:xfrm>
                    <a:prstGeom prst="rect">
                      <a:avLst/>
                    </a:prstGeom>
                    <a:noFill/>
                    <a:ln>
                      <a:noFill/>
                    </a:ln>
                  </pic:spPr>
                </pic:pic>
              </a:graphicData>
            </a:graphic>
          </wp:inline>
        </w:drawing>
      </w:r>
    </w:p>
    <w:p w14:paraId="394BD374" w14:textId="77777777" w:rsidR="00A40DF1" w:rsidRPr="00A40DF1" w:rsidRDefault="00A40DF1" w:rsidP="00A40DF1">
      <w:pPr>
        <w:jc w:val="both"/>
      </w:pPr>
    </w:p>
    <w:p w14:paraId="42496195" w14:textId="1631D8C9" w:rsidR="008F446A" w:rsidRDefault="008F446A">
      <w:pPr>
        <w:pStyle w:val="Heading2"/>
      </w:pPr>
      <w:r>
        <w:t>3.7 Rancangan Antarmuka Keluaran Sistem</w:t>
      </w:r>
    </w:p>
    <w:p w14:paraId="11565C2E" w14:textId="296F0C41" w:rsidR="008F446A" w:rsidRDefault="008F446A" w:rsidP="00D45DD5">
      <w:pPr>
        <w:ind w:firstLine="397"/>
        <w:jc w:val="both"/>
      </w:pPr>
      <w:r>
        <w:t>Antarmuka keluaran (</w:t>
      </w:r>
      <w:r>
        <w:rPr>
          <w:i/>
          <w:iCs/>
        </w:rPr>
        <w:t>output</w:t>
      </w:r>
      <w:r>
        <w:t>) merupakan hasil pemrosesan data oleh sistem yang disajikan kepada pengguna, baik dalam bentuk paparan digital mahupun dokumen fizikal yang boleh dicetak. Rancangan keluaran ini bertujuan untuk memastikan maklumat yang dihasilkan adalah tepat, profesional, dan memenuhi keperluan pentadbiran di MAN 2 Hulu Sungai Utara.</w:t>
      </w:r>
    </w:p>
    <w:p w14:paraId="2435D1D0" w14:textId="77777777" w:rsidR="00D45DD5" w:rsidRPr="008F446A" w:rsidRDefault="00D45DD5" w:rsidP="007E4F4B">
      <w:pPr>
        <w:pStyle w:val="ListParagraph"/>
        <w:numPr>
          <w:ilvl w:val="0"/>
          <w:numId w:val="21"/>
        </w:numPr>
        <w:jc w:val="both"/>
      </w:pPr>
    </w:p>
    <w:p w14:paraId="09A3A41D" w14:textId="77777777" w:rsidR="008F446A" w:rsidRPr="008F446A" w:rsidRDefault="008F446A" w:rsidP="008F446A"/>
    <w:sectPr w:rsidR="008F446A" w:rsidRPr="008F446A" w:rsidSect="00C54962">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3F6B" w14:textId="77777777" w:rsidR="007E4F4B" w:rsidRDefault="007E4F4B" w:rsidP="00AC0817">
      <w:pPr>
        <w:spacing w:after="0" w:line="240" w:lineRule="auto"/>
      </w:pPr>
      <w:r>
        <w:separator/>
      </w:r>
    </w:p>
  </w:endnote>
  <w:endnote w:type="continuationSeparator" w:id="0">
    <w:p w14:paraId="3A43BF9C" w14:textId="77777777" w:rsidR="007E4F4B" w:rsidRDefault="007E4F4B" w:rsidP="00AC0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8889490"/>
      <w:docPartObj>
        <w:docPartGallery w:val="Page Numbers (Bottom of Page)"/>
        <w:docPartUnique/>
      </w:docPartObj>
    </w:sdtPr>
    <w:sdtEndPr>
      <w:rPr>
        <w:noProof/>
      </w:rPr>
    </w:sdtEndPr>
    <w:sdtContent>
      <w:p w14:paraId="4884EA10" w14:textId="583ECB53" w:rsidR="002F5A45" w:rsidRDefault="002F5A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250D5F" w14:textId="77777777" w:rsidR="00C54962" w:rsidRDefault="00C54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5F3D1" w14:textId="77777777" w:rsidR="007E4F4B" w:rsidRDefault="007E4F4B" w:rsidP="00AC0817">
      <w:pPr>
        <w:spacing w:after="0" w:line="240" w:lineRule="auto"/>
      </w:pPr>
      <w:r>
        <w:separator/>
      </w:r>
    </w:p>
  </w:footnote>
  <w:footnote w:type="continuationSeparator" w:id="0">
    <w:p w14:paraId="46016A14" w14:textId="77777777" w:rsidR="007E4F4B" w:rsidRDefault="007E4F4B" w:rsidP="00AC0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157"/>
    <w:multiLevelType w:val="hybridMultilevel"/>
    <w:tmpl w:val="47B8B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920B7"/>
    <w:multiLevelType w:val="multilevel"/>
    <w:tmpl w:val="6D3E57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A575AD"/>
    <w:multiLevelType w:val="multilevel"/>
    <w:tmpl w:val="9134FCE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E37F24"/>
    <w:multiLevelType w:val="hybridMultilevel"/>
    <w:tmpl w:val="D3EEE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13289"/>
    <w:multiLevelType w:val="hybridMultilevel"/>
    <w:tmpl w:val="F6A84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12174"/>
    <w:multiLevelType w:val="hybridMultilevel"/>
    <w:tmpl w:val="1032C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1C1F36"/>
    <w:multiLevelType w:val="hybridMultilevel"/>
    <w:tmpl w:val="0964A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346F8"/>
    <w:multiLevelType w:val="hybridMultilevel"/>
    <w:tmpl w:val="D47AF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11E75"/>
    <w:multiLevelType w:val="hybridMultilevel"/>
    <w:tmpl w:val="6E74C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4C554C"/>
    <w:multiLevelType w:val="hybridMultilevel"/>
    <w:tmpl w:val="2196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83E77"/>
    <w:multiLevelType w:val="hybridMultilevel"/>
    <w:tmpl w:val="F88A48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9720766"/>
    <w:multiLevelType w:val="multilevel"/>
    <w:tmpl w:val="9134FCE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BCE1297"/>
    <w:multiLevelType w:val="hybridMultilevel"/>
    <w:tmpl w:val="C6B21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F49B5"/>
    <w:multiLevelType w:val="hybridMultilevel"/>
    <w:tmpl w:val="E4C05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F3326D"/>
    <w:multiLevelType w:val="hybridMultilevel"/>
    <w:tmpl w:val="224E8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E1A6B"/>
    <w:multiLevelType w:val="hybridMultilevel"/>
    <w:tmpl w:val="7F428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31EB9"/>
    <w:multiLevelType w:val="hybridMultilevel"/>
    <w:tmpl w:val="C42EB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7DD3452"/>
    <w:multiLevelType w:val="hybridMultilevel"/>
    <w:tmpl w:val="40EE4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E83F3E"/>
    <w:multiLevelType w:val="hybridMultilevel"/>
    <w:tmpl w:val="EF24D402"/>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9" w15:restartNumberingAfterBreak="0">
    <w:nsid w:val="4DF33663"/>
    <w:multiLevelType w:val="hybridMultilevel"/>
    <w:tmpl w:val="56B6DD0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0" w15:restartNumberingAfterBreak="0">
    <w:nsid w:val="51C77C42"/>
    <w:multiLevelType w:val="hybridMultilevel"/>
    <w:tmpl w:val="90EC1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866649"/>
    <w:multiLevelType w:val="hybridMultilevel"/>
    <w:tmpl w:val="C6B21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93100"/>
    <w:multiLevelType w:val="multilevel"/>
    <w:tmpl w:val="9134FCE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9036EC9"/>
    <w:multiLevelType w:val="hybridMultilevel"/>
    <w:tmpl w:val="E48421A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4" w15:restartNumberingAfterBreak="0">
    <w:nsid w:val="697C03B2"/>
    <w:multiLevelType w:val="hybridMultilevel"/>
    <w:tmpl w:val="4C48D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EF530C"/>
    <w:multiLevelType w:val="hybridMultilevel"/>
    <w:tmpl w:val="94A88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7"/>
  </w:num>
  <w:num w:numId="3">
    <w:abstractNumId w:val="12"/>
  </w:num>
  <w:num w:numId="4">
    <w:abstractNumId w:val="21"/>
  </w:num>
  <w:num w:numId="5">
    <w:abstractNumId w:val="2"/>
  </w:num>
  <w:num w:numId="6">
    <w:abstractNumId w:val="4"/>
  </w:num>
  <w:num w:numId="7">
    <w:abstractNumId w:val="8"/>
  </w:num>
  <w:num w:numId="8">
    <w:abstractNumId w:val="5"/>
  </w:num>
  <w:num w:numId="9">
    <w:abstractNumId w:val="20"/>
  </w:num>
  <w:num w:numId="10">
    <w:abstractNumId w:val="9"/>
  </w:num>
  <w:num w:numId="11">
    <w:abstractNumId w:val="13"/>
  </w:num>
  <w:num w:numId="12">
    <w:abstractNumId w:val="18"/>
  </w:num>
  <w:num w:numId="13">
    <w:abstractNumId w:val="22"/>
  </w:num>
  <w:num w:numId="14">
    <w:abstractNumId w:val="11"/>
  </w:num>
  <w:num w:numId="15">
    <w:abstractNumId w:val="24"/>
  </w:num>
  <w:num w:numId="16">
    <w:abstractNumId w:val="10"/>
  </w:num>
  <w:num w:numId="17">
    <w:abstractNumId w:val="3"/>
  </w:num>
  <w:num w:numId="18">
    <w:abstractNumId w:val="0"/>
  </w:num>
  <w:num w:numId="19">
    <w:abstractNumId w:val="6"/>
  </w:num>
  <w:num w:numId="20">
    <w:abstractNumId w:val="17"/>
  </w:num>
  <w:num w:numId="21">
    <w:abstractNumId w:val="15"/>
  </w:num>
  <w:num w:numId="22">
    <w:abstractNumId w:val="14"/>
  </w:num>
  <w:num w:numId="23">
    <w:abstractNumId w:val="25"/>
  </w:num>
  <w:num w:numId="24">
    <w:abstractNumId w:val="16"/>
  </w:num>
  <w:num w:numId="25">
    <w:abstractNumId w:val="23"/>
  </w:num>
  <w:num w:numId="26">
    <w:abstractNumId w:val="1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tan">
    <w15:presenceInfo w15:providerId="None" w15:userId="Bo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92"/>
    <w:rsid w:val="000055DF"/>
    <w:rsid w:val="00096185"/>
    <w:rsid w:val="000A13DB"/>
    <w:rsid w:val="001005C0"/>
    <w:rsid w:val="001022E4"/>
    <w:rsid w:val="001755FE"/>
    <w:rsid w:val="001A7AB1"/>
    <w:rsid w:val="001B35B1"/>
    <w:rsid w:val="001B5B4C"/>
    <w:rsid w:val="0021074D"/>
    <w:rsid w:val="00217F02"/>
    <w:rsid w:val="00225BFA"/>
    <w:rsid w:val="002A2471"/>
    <w:rsid w:val="002F5A45"/>
    <w:rsid w:val="00337A0C"/>
    <w:rsid w:val="003C3BCF"/>
    <w:rsid w:val="003D0042"/>
    <w:rsid w:val="003E4C69"/>
    <w:rsid w:val="00436331"/>
    <w:rsid w:val="004631AF"/>
    <w:rsid w:val="0047106C"/>
    <w:rsid w:val="004F0A6C"/>
    <w:rsid w:val="005152C9"/>
    <w:rsid w:val="00540D25"/>
    <w:rsid w:val="0059691B"/>
    <w:rsid w:val="005A06C8"/>
    <w:rsid w:val="005C248B"/>
    <w:rsid w:val="0064088E"/>
    <w:rsid w:val="006544C7"/>
    <w:rsid w:val="006B3DF6"/>
    <w:rsid w:val="00721C6E"/>
    <w:rsid w:val="00726553"/>
    <w:rsid w:val="00734A59"/>
    <w:rsid w:val="0075689C"/>
    <w:rsid w:val="007B5D12"/>
    <w:rsid w:val="007D1750"/>
    <w:rsid w:val="007E4F4B"/>
    <w:rsid w:val="00814F12"/>
    <w:rsid w:val="00891F51"/>
    <w:rsid w:val="00895932"/>
    <w:rsid w:val="008B009D"/>
    <w:rsid w:val="008D352B"/>
    <w:rsid w:val="008F446A"/>
    <w:rsid w:val="009352F1"/>
    <w:rsid w:val="00995949"/>
    <w:rsid w:val="009E0323"/>
    <w:rsid w:val="00A40DF1"/>
    <w:rsid w:val="00A4535D"/>
    <w:rsid w:val="00A620A8"/>
    <w:rsid w:val="00A67894"/>
    <w:rsid w:val="00A81B23"/>
    <w:rsid w:val="00AC0817"/>
    <w:rsid w:val="00B47780"/>
    <w:rsid w:val="00B50EF7"/>
    <w:rsid w:val="00B7683C"/>
    <w:rsid w:val="00B8715B"/>
    <w:rsid w:val="00B91F8F"/>
    <w:rsid w:val="00BD1F4A"/>
    <w:rsid w:val="00BF2856"/>
    <w:rsid w:val="00C11E92"/>
    <w:rsid w:val="00C53AB8"/>
    <w:rsid w:val="00C54962"/>
    <w:rsid w:val="00CC2F25"/>
    <w:rsid w:val="00CC5F00"/>
    <w:rsid w:val="00CC7451"/>
    <w:rsid w:val="00CF2F00"/>
    <w:rsid w:val="00D01A83"/>
    <w:rsid w:val="00D02323"/>
    <w:rsid w:val="00D11B56"/>
    <w:rsid w:val="00D23F6C"/>
    <w:rsid w:val="00D34260"/>
    <w:rsid w:val="00D45DD5"/>
    <w:rsid w:val="00D63074"/>
    <w:rsid w:val="00D87AD7"/>
    <w:rsid w:val="00DC2D18"/>
    <w:rsid w:val="00DF44BB"/>
    <w:rsid w:val="00E018ED"/>
    <w:rsid w:val="00E124B6"/>
    <w:rsid w:val="00E253A6"/>
    <w:rsid w:val="00E43630"/>
    <w:rsid w:val="00E65615"/>
    <w:rsid w:val="00E95872"/>
    <w:rsid w:val="00ED6964"/>
    <w:rsid w:val="00F02D20"/>
    <w:rsid w:val="00F0633F"/>
    <w:rsid w:val="00F80C23"/>
    <w:rsid w:val="00F84E59"/>
    <w:rsid w:val="00FD5F80"/>
    <w:rsid w:val="00FF0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D38FB9"/>
  <w15:chartTrackingRefBased/>
  <w15:docId w15:val="{08B68E93-9566-4F36-AEAD-4146923E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DD5"/>
    <w:rPr>
      <w:rFonts w:ascii="Times New Roman" w:hAnsi="Times New Roman"/>
      <w:sz w:val="24"/>
      <w:lang w:val="id-ID"/>
    </w:rPr>
  </w:style>
  <w:style w:type="paragraph" w:styleId="Heading2">
    <w:name w:val="heading 2"/>
    <w:basedOn w:val="Normal"/>
    <w:next w:val="Normal"/>
    <w:link w:val="Heading2Char"/>
    <w:uiPriority w:val="9"/>
    <w:unhideWhenUsed/>
    <w:qFormat/>
    <w:rsid w:val="00AC0817"/>
    <w:pPr>
      <w:keepNext/>
      <w:keepLines/>
      <w:spacing w:before="40" w:after="0" w:line="48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D87AD7"/>
    <w:pPr>
      <w:keepNext/>
      <w:keepLines/>
      <w:spacing w:before="40" w:after="0" w:line="48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1F4A"/>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D11B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56"/>
    <w:rPr>
      <w:rFonts w:asciiTheme="majorHAnsi" w:eastAsiaTheme="majorEastAsia" w:hAnsiTheme="majorHAnsi" w:cstheme="majorBidi"/>
      <w:spacing w:val="-10"/>
      <w:kern w:val="28"/>
      <w:sz w:val="56"/>
      <w:szCs w:val="56"/>
    </w:rPr>
  </w:style>
  <w:style w:type="paragraph" w:customStyle="1" w:styleId="BAB">
    <w:name w:val="BAB"/>
    <w:next w:val="Normal"/>
    <w:qFormat/>
    <w:rsid w:val="00D11B56"/>
    <w:pPr>
      <w:spacing w:line="240" w:lineRule="auto"/>
      <w:jc w:val="center"/>
    </w:pPr>
    <w:rPr>
      <w:rFonts w:ascii="Times New Roman" w:eastAsiaTheme="majorEastAsia" w:hAnsi="Times New Roman" w:cstheme="majorBidi"/>
      <w:b/>
      <w:spacing w:val="-10"/>
      <w:kern w:val="28"/>
      <w:sz w:val="28"/>
      <w:szCs w:val="56"/>
    </w:rPr>
  </w:style>
  <w:style w:type="paragraph" w:styleId="Header">
    <w:name w:val="header"/>
    <w:basedOn w:val="Normal"/>
    <w:link w:val="HeaderChar"/>
    <w:uiPriority w:val="99"/>
    <w:unhideWhenUsed/>
    <w:rsid w:val="00AC0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817"/>
  </w:style>
  <w:style w:type="paragraph" w:styleId="Footer">
    <w:name w:val="footer"/>
    <w:basedOn w:val="Normal"/>
    <w:link w:val="FooterChar"/>
    <w:uiPriority w:val="99"/>
    <w:unhideWhenUsed/>
    <w:rsid w:val="00AC0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817"/>
  </w:style>
  <w:style w:type="character" w:customStyle="1" w:styleId="Heading2Char">
    <w:name w:val="Heading 2 Char"/>
    <w:basedOn w:val="DefaultParagraphFont"/>
    <w:link w:val="Heading2"/>
    <w:uiPriority w:val="9"/>
    <w:rsid w:val="00AC0817"/>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D87AD7"/>
    <w:rPr>
      <w:rFonts w:ascii="Times New Roman" w:eastAsiaTheme="majorEastAsia" w:hAnsi="Times New Roman" w:cstheme="majorBidi"/>
      <w:b/>
      <w:sz w:val="24"/>
      <w:szCs w:val="24"/>
    </w:rPr>
  </w:style>
  <w:style w:type="character" w:styleId="Strong">
    <w:name w:val="Strong"/>
    <w:basedOn w:val="DefaultParagraphFont"/>
    <w:uiPriority w:val="22"/>
    <w:qFormat/>
    <w:rsid w:val="00891F51"/>
    <w:rPr>
      <w:b/>
      <w:bCs/>
    </w:rPr>
  </w:style>
  <w:style w:type="paragraph" w:styleId="ListParagraph">
    <w:name w:val="List Paragraph"/>
    <w:basedOn w:val="Normal"/>
    <w:uiPriority w:val="34"/>
    <w:qFormat/>
    <w:rsid w:val="00B8715B"/>
    <w:pPr>
      <w:ind w:left="720"/>
      <w:contextualSpacing/>
    </w:pPr>
  </w:style>
  <w:style w:type="character" w:customStyle="1" w:styleId="citation-205">
    <w:name w:val="citation-205"/>
    <w:basedOn w:val="DefaultParagraphFont"/>
    <w:rsid w:val="00895932"/>
  </w:style>
  <w:style w:type="character" w:customStyle="1" w:styleId="citation-204">
    <w:name w:val="citation-204"/>
    <w:basedOn w:val="DefaultParagraphFont"/>
    <w:rsid w:val="00A620A8"/>
  </w:style>
  <w:style w:type="character" w:customStyle="1" w:styleId="citation-203">
    <w:name w:val="citation-203"/>
    <w:basedOn w:val="DefaultParagraphFont"/>
    <w:rsid w:val="00A620A8"/>
  </w:style>
  <w:style w:type="character" w:customStyle="1" w:styleId="citation-202">
    <w:name w:val="citation-202"/>
    <w:basedOn w:val="DefaultParagraphFont"/>
    <w:rsid w:val="00A620A8"/>
  </w:style>
  <w:style w:type="character" w:customStyle="1" w:styleId="citation-200">
    <w:name w:val="citation-200"/>
    <w:basedOn w:val="DefaultParagraphFont"/>
    <w:rsid w:val="00A620A8"/>
  </w:style>
  <w:style w:type="character" w:customStyle="1" w:styleId="citation-198">
    <w:name w:val="citation-198"/>
    <w:basedOn w:val="DefaultParagraphFont"/>
    <w:rsid w:val="00A620A8"/>
  </w:style>
  <w:style w:type="character" w:customStyle="1" w:styleId="citation-196">
    <w:name w:val="citation-196"/>
    <w:basedOn w:val="DefaultParagraphFont"/>
    <w:rsid w:val="00A620A8"/>
  </w:style>
  <w:style w:type="character" w:customStyle="1" w:styleId="citation-195">
    <w:name w:val="citation-195"/>
    <w:basedOn w:val="DefaultParagraphFont"/>
    <w:rsid w:val="00A620A8"/>
  </w:style>
  <w:style w:type="character" w:customStyle="1" w:styleId="citation-194">
    <w:name w:val="citation-194"/>
    <w:basedOn w:val="DefaultParagraphFont"/>
    <w:rsid w:val="00A620A8"/>
  </w:style>
  <w:style w:type="character" w:customStyle="1" w:styleId="citation-193">
    <w:name w:val="citation-193"/>
    <w:basedOn w:val="DefaultParagraphFont"/>
    <w:rsid w:val="00A620A8"/>
  </w:style>
  <w:style w:type="character" w:customStyle="1" w:styleId="citation-191">
    <w:name w:val="citation-191"/>
    <w:basedOn w:val="DefaultParagraphFont"/>
    <w:rsid w:val="00A620A8"/>
  </w:style>
  <w:style w:type="character" w:customStyle="1" w:styleId="citation-190">
    <w:name w:val="citation-190"/>
    <w:basedOn w:val="DefaultParagraphFont"/>
    <w:rsid w:val="00A620A8"/>
  </w:style>
  <w:style w:type="character" w:customStyle="1" w:styleId="citation-189">
    <w:name w:val="citation-189"/>
    <w:basedOn w:val="DefaultParagraphFont"/>
    <w:rsid w:val="00A620A8"/>
  </w:style>
  <w:style w:type="character" w:customStyle="1" w:styleId="citation-187">
    <w:name w:val="citation-187"/>
    <w:basedOn w:val="DefaultParagraphFont"/>
    <w:rsid w:val="00A620A8"/>
  </w:style>
  <w:style w:type="character" w:customStyle="1" w:styleId="citation-186">
    <w:name w:val="citation-186"/>
    <w:basedOn w:val="DefaultParagraphFont"/>
    <w:rsid w:val="00A620A8"/>
  </w:style>
  <w:style w:type="character" w:customStyle="1" w:styleId="citation-185">
    <w:name w:val="citation-185"/>
    <w:basedOn w:val="DefaultParagraphFont"/>
    <w:rsid w:val="00A620A8"/>
  </w:style>
  <w:style w:type="character" w:customStyle="1" w:styleId="citation-94">
    <w:name w:val="citation-94"/>
    <w:basedOn w:val="DefaultParagraphFont"/>
    <w:rsid w:val="00D02323"/>
  </w:style>
  <w:style w:type="character" w:customStyle="1" w:styleId="citation-93">
    <w:name w:val="citation-93"/>
    <w:basedOn w:val="DefaultParagraphFont"/>
    <w:rsid w:val="00721C6E"/>
  </w:style>
  <w:style w:type="character" w:customStyle="1" w:styleId="citation-92">
    <w:name w:val="citation-92"/>
    <w:basedOn w:val="DefaultParagraphFont"/>
    <w:rsid w:val="00721C6E"/>
  </w:style>
  <w:style w:type="character" w:customStyle="1" w:styleId="citation-91">
    <w:name w:val="citation-91"/>
    <w:basedOn w:val="DefaultParagraphFont"/>
    <w:rsid w:val="00721C6E"/>
  </w:style>
  <w:style w:type="character" w:customStyle="1" w:styleId="citation-89">
    <w:name w:val="citation-89"/>
    <w:basedOn w:val="DefaultParagraphFont"/>
    <w:rsid w:val="00721C6E"/>
  </w:style>
  <w:style w:type="character" w:customStyle="1" w:styleId="citation-90">
    <w:name w:val="citation-90"/>
    <w:basedOn w:val="DefaultParagraphFont"/>
    <w:rsid w:val="00DC2D18"/>
  </w:style>
  <w:style w:type="character" w:customStyle="1" w:styleId="citation-88">
    <w:name w:val="citation-88"/>
    <w:basedOn w:val="DefaultParagraphFont"/>
    <w:rsid w:val="00DC2D18"/>
  </w:style>
  <w:style w:type="character" w:customStyle="1" w:styleId="citation-87">
    <w:name w:val="citation-87"/>
    <w:basedOn w:val="DefaultParagraphFont"/>
    <w:rsid w:val="00DC2D18"/>
  </w:style>
  <w:style w:type="character" w:customStyle="1" w:styleId="citation-86">
    <w:name w:val="citation-86"/>
    <w:basedOn w:val="DefaultParagraphFont"/>
    <w:rsid w:val="00DC2D18"/>
  </w:style>
  <w:style w:type="character" w:customStyle="1" w:styleId="citation-85">
    <w:name w:val="citation-85"/>
    <w:basedOn w:val="DefaultParagraphFont"/>
    <w:rsid w:val="00DC2D18"/>
  </w:style>
  <w:style w:type="character" w:customStyle="1" w:styleId="citation-84">
    <w:name w:val="citation-84"/>
    <w:basedOn w:val="DefaultParagraphFont"/>
    <w:rsid w:val="00DC2D18"/>
  </w:style>
  <w:style w:type="character" w:customStyle="1" w:styleId="citation-83">
    <w:name w:val="citation-83"/>
    <w:basedOn w:val="DefaultParagraphFont"/>
    <w:rsid w:val="00DC2D18"/>
  </w:style>
  <w:style w:type="character" w:customStyle="1" w:styleId="citation-81">
    <w:name w:val="citation-81"/>
    <w:basedOn w:val="DefaultParagraphFont"/>
    <w:rsid w:val="00DC2D18"/>
  </w:style>
  <w:style w:type="character" w:customStyle="1" w:styleId="citation-80">
    <w:name w:val="citation-80"/>
    <w:basedOn w:val="DefaultParagraphFont"/>
    <w:rsid w:val="00DC2D18"/>
  </w:style>
  <w:style w:type="character" w:customStyle="1" w:styleId="citation-79">
    <w:name w:val="citation-79"/>
    <w:basedOn w:val="DefaultParagraphFont"/>
    <w:rsid w:val="00DC2D18"/>
  </w:style>
  <w:style w:type="character" w:customStyle="1" w:styleId="citation-78">
    <w:name w:val="citation-78"/>
    <w:basedOn w:val="DefaultParagraphFont"/>
    <w:rsid w:val="00DC2D18"/>
  </w:style>
  <w:style w:type="character" w:customStyle="1" w:styleId="citation-77">
    <w:name w:val="citation-77"/>
    <w:basedOn w:val="DefaultParagraphFont"/>
    <w:rsid w:val="00DC2D18"/>
  </w:style>
  <w:style w:type="character" w:customStyle="1" w:styleId="citation-76">
    <w:name w:val="citation-76"/>
    <w:basedOn w:val="DefaultParagraphFont"/>
    <w:rsid w:val="00DC2D18"/>
  </w:style>
  <w:style w:type="character" w:customStyle="1" w:styleId="citation-75">
    <w:name w:val="citation-75"/>
    <w:basedOn w:val="DefaultParagraphFont"/>
    <w:rsid w:val="00DC2D18"/>
  </w:style>
  <w:style w:type="character" w:customStyle="1" w:styleId="citation-74">
    <w:name w:val="citation-74"/>
    <w:basedOn w:val="DefaultParagraphFont"/>
    <w:rsid w:val="00DC2D18"/>
  </w:style>
  <w:style w:type="character" w:customStyle="1" w:styleId="citation-73">
    <w:name w:val="citation-73"/>
    <w:basedOn w:val="DefaultParagraphFont"/>
    <w:rsid w:val="00DC2D18"/>
  </w:style>
  <w:style w:type="character" w:customStyle="1" w:styleId="citation-72">
    <w:name w:val="citation-72"/>
    <w:basedOn w:val="DefaultParagraphFont"/>
    <w:rsid w:val="00DC2D18"/>
  </w:style>
  <w:style w:type="character" w:customStyle="1" w:styleId="citation-165">
    <w:name w:val="citation-165"/>
    <w:basedOn w:val="DefaultParagraphFont"/>
    <w:rsid w:val="00DC2D18"/>
  </w:style>
  <w:style w:type="character" w:customStyle="1" w:styleId="citation-164">
    <w:name w:val="citation-164"/>
    <w:basedOn w:val="DefaultParagraphFont"/>
    <w:rsid w:val="00DC2D18"/>
  </w:style>
  <w:style w:type="character" w:customStyle="1" w:styleId="citation-163">
    <w:name w:val="citation-163"/>
    <w:basedOn w:val="DefaultParagraphFont"/>
    <w:rsid w:val="00DC2D18"/>
  </w:style>
  <w:style w:type="character" w:customStyle="1" w:styleId="citation-162">
    <w:name w:val="citation-162"/>
    <w:basedOn w:val="DefaultParagraphFont"/>
    <w:rsid w:val="00DC2D18"/>
  </w:style>
  <w:style w:type="character" w:customStyle="1" w:styleId="citation-161">
    <w:name w:val="citation-161"/>
    <w:basedOn w:val="DefaultParagraphFont"/>
    <w:rsid w:val="00DC2D18"/>
  </w:style>
  <w:style w:type="character" w:customStyle="1" w:styleId="citation-160">
    <w:name w:val="citation-160"/>
    <w:basedOn w:val="DefaultParagraphFont"/>
    <w:rsid w:val="00CC7451"/>
  </w:style>
  <w:style w:type="character" w:customStyle="1" w:styleId="citation-159">
    <w:name w:val="citation-159"/>
    <w:basedOn w:val="DefaultParagraphFont"/>
    <w:rsid w:val="00CC7451"/>
  </w:style>
  <w:style w:type="character" w:customStyle="1" w:styleId="citation-158">
    <w:name w:val="citation-158"/>
    <w:basedOn w:val="DefaultParagraphFont"/>
    <w:rsid w:val="00CC7451"/>
  </w:style>
  <w:style w:type="character" w:customStyle="1" w:styleId="citation-157">
    <w:name w:val="citation-157"/>
    <w:basedOn w:val="DefaultParagraphFont"/>
    <w:rsid w:val="00CC7451"/>
  </w:style>
  <w:style w:type="character" w:customStyle="1" w:styleId="citation-156">
    <w:name w:val="citation-156"/>
    <w:basedOn w:val="DefaultParagraphFont"/>
    <w:rsid w:val="00CC7451"/>
  </w:style>
  <w:style w:type="character" w:customStyle="1" w:styleId="citation-155">
    <w:name w:val="citation-155"/>
    <w:basedOn w:val="DefaultParagraphFont"/>
    <w:rsid w:val="00CC7451"/>
  </w:style>
  <w:style w:type="character" w:customStyle="1" w:styleId="citation-154">
    <w:name w:val="citation-154"/>
    <w:basedOn w:val="DefaultParagraphFont"/>
    <w:rsid w:val="00CC7451"/>
  </w:style>
  <w:style w:type="character" w:customStyle="1" w:styleId="citation-153">
    <w:name w:val="citation-153"/>
    <w:basedOn w:val="DefaultParagraphFont"/>
    <w:rsid w:val="00CC7451"/>
  </w:style>
  <w:style w:type="character" w:customStyle="1" w:styleId="citation-152">
    <w:name w:val="citation-152"/>
    <w:basedOn w:val="DefaultParagraphFont"/>
    <w:rsid w:val="00CC7451"/>
  </w:style>
  <w:style w:type="character" w:customStyle="1" w:styleId="citation-151">
    <w:name w:val="citation-151"/>
    <w:basedOn w:val="DefaultParagraphFont"/>
    <w:rsid w:val="00CC7451"/>
  </w:style>
  <w:style w:type="character" w:customStyle="1" w:styleId="citation-150">
    <w:name w:val="citation-150"/>
    <w:basedOn w:val="DefaultParagraphFont"/>
    <w:rsid w:val="00CC7451"/>
  </w:style>
  <w:style w:type="character" w:customStyle="1" w:styleId="citation-149">
    <w:name w:val="citation-149"/>
    <w:basedOn w:val="DefaultParagraphFont"/>
    <w:rsid w:val="00CC7451"/>
  </w:style>
  <w:style w:type="character" w:customStyle="1" w:styleId="citation-148">
    <w:name w:val="citation-148"/>
    <w:basedOn w:val="DefaultParagraphFont"/>
    <w:rsid w:val="00CC7451"/>
  </w:style>
  <w:style w:type="character" w:customStyle="1" w:styleId="citation-147">
    <w:name w:val="citation-147"/>
    <w:basedOn w:val="DefaultParagraphFont"/>
    <w:rsid w:val="00CC7451"/>
  </w:style>
  <w:style w:type="table" w:styleId="TableGrid">
    <w:name w:val="Table Grid"/>
    <w:basedOn w:val="TableNormal"/>
    <w:uiPriority w:val="39"/>
    <w:rsid w:val="00ED6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46">
    <w:name w:val="citation-146"/>
    <w:basedOn w:val="DefaultParagraphFont"/>
    <w:rsid w:val="00ED6964"/>
  </w:style>
  <w:style w:type="character" w:customStyle="1" w:styleId="citation-142">
    <w:name w:val="citation-142"/>
    <w:basedOn w:val="DefaultParagraphFont"/>
    <w:rsid w:val="00ED6964"/>
  </w:style>
  <w:style w:type="character" w:customStyle="1" w:styleId="citation-135">
    <w:name w:val="citation-135"/>
    <w:basedOn w:val="DefaultParagraphFont"/>
    <w:rsid w:val="00ED6964"/>
  </w:style>
  <w:style w:type="character" w:customStyle="1" w:styleId="citation-144">
    <w:name w:val="citation-144"/>
    <w:basedOn w:val="DefaultParagraphFont"/>
    <w:rsid w:val="00ED6964"/>
  </w:style>
  <w:style w:type="paragraph" w:styleId="NoSpacing">
    <w:name w:val="No Spacing"/>
    <w:uiPriority w:val="1"/>
    <w:qFormat/>
    <w:rsid w:val="0059691B"/>
    <w:pPr>
      <w:spacing w:after="0" w:line="240" w:lineRule="auto"/>
    </w:pPr>
    <w:rPr>
      <w:rFonts w:ascii="Times New Roman" w:hAnsi="Times New Roman"/>
      <w:sz w:val="24"/>
    </w:rPr>
  </w:style>
  <w:style w:type="character" w:customStyle="1" w:styleId="citation-168">
    <w:name w:val="citation-168"/>
    <w:basedOn w:val="DefaultParagraphFont"/>
    <w:rsid w:val="0047106C"/>
  </w:style>
  <w:style w:type="character" w:customStyle="1" w:styleId="citation-167">
    <w:name w:val="citation-167"/>
    <w:basedOn w:val="DefaultParagraphFont"/>
    <w:rsid w:val="0047106C"/>
  </w:style>
  <w:style w:type="character" w:customStyle="1" w:styleId="citation-166">
    <w:name w:val="citation-166"/>
    <w:basedOn w:val="DefaultParagraphFont"/>
    <w:rsid w:val="0047106C"/>
  </w:style>
  <w:style w:type="character" w:customStyle="1" w:styleId="citation-320">
    <w:name w:val="citation-320"/>
    <w:basedOn w:val="DefaultParagraphFont"/>
    <w:rsid w:val="00B47780"/>
  </w:style>
  <w:style w:type="character" w:customStyle="1" w:styleId="citation-319">
    <w:name w:val="citation-319"/>
    <w:basedOn w:val="DefaultParagraphFont"/>
    <w:rsid w:val="00B47780"/>
  </w:style>
  <w:style w:type="character" w:customStyle="1" w:styleId="citation-318">
    <w:name w:val="citation-318"/>
    <w:basedOn w:val="DefaultParagraphFont"/>
    <w:rsid w:val="00B47780"/>
  </w:style>
  <w:style w:type="character" w:customStyle="1" w:styleId="citation-317">
    <w:name w:val="citation-317"/>
    <w:basedOn w:val="DefaultParagraphFont"/>
    <w:rsid w:val="00B47780"/>
  </w:style>
  <w:style w:type="character" w:customStyle="1" w:styleId="citation-316">
    <w:name w:val="citation-316"/>
    <w:basedOn w:val="DefaultParagraphFont"/>
    <w:rsid w:val="00B47780"/>
  </w:style>
  <w:style w:type="character" w:customStyle="1" w:styleId="citation-315">
    <w:name w:val="citation-315"/>
    <w:basedOn w:val="DefaultParagraphFont"/>
    <w:rsid w:val="00B47780"/>
  </w:style>
  <w:style w:type="character" w:customStyle="1" w:styleId="citation-314">
    <w:name w:val="citation-314"/>
    <w:basedOn w:val="DefaultParagraphFont"/>
    <w:rsid w:val="00B47780"/>
  </w:style>
  <w:style w:type="character" w:customStyle="1" w:styleId="citation-313">
    <w:name w:val="citation-313"/>
    <w:basedOn w:val="DefaultParagraphFont"/>
    <w:rsid w:val="00B47780"/>
  </w:style>
  <w:style w:type="character" w:customStyle="1" w:styleId="citation-312">
    <w:name w:val="citation-312"/>
    <w:basedOn w:val="DefaultParagraphFont"/>
    <w:rsid w:val="00B47780"/>
  </w:style>
  <w:style w:type="character" w:customStyle="1" w:styleId="citation-311">
    <w:name w:val="citation-311"/>
    <w:basedOn w:val="DefaultParagraphFont"/>
    <w:rsid w:val="00B47780"/>
  </w:style>
  <w:style w:type="character" w:customStyle="1" w:styleId="citation-310">
    <w:name w:val="citation-310"/>
    <w:basedOn w:val="DefaultParagraphFont"/>
    <w:rsid w:val="00B47780"/>
  </w:style>
  <w:style w:type="character" w:customStyle="1" w:styleId="citation-309">
    <w:name w:val="citation-309"/>
    <w:basedOn w:val="DefaultParagraphFont"/>
    <w:rsid w:val="00B47780"/>
  </w:style>
  <w:style w:type="character" w:customStyle="1" w:styleId="citation-308">
    <w:name w:val="citation-308"/>
    <w:basedOn w:val="DefaultParagraphFont"/>
    <w:rsid w:val="00B47780"/>
  </w:style>
  <w:style w:type="character" w:customStyle="1" w:styleId="citation-307">
    <w:name w:val="citation-307"/>
    <w:basedOn w:val="DefaultParagraphFont"/>
    <w:rsid w:val="00B47780"/>
  </w:style>
  <w:style w:type="character" w:customStyle="1" w:styleId="citation-306">
    <w:name w:val="citation-306"/>
    <w:basedOn w:val="DefaultParagraphFont"/>
    <w:rsid w:val="00B47780"/>
  </w:style>
  <w:style w:type="character" w:customStyle="1" w:styleId="citation-305">
    <w:name w:val="citation-305"/>
    <w:basedOn w:val="DefaultParagraphFont"/>
    <w:rsid w:val="00B47780"/>
  </w:style>
  <w:style w:type="character" w:customStyle="1" w:styleId="citation-304">
    <w:name w:val="citation-304"/>
    <w:basedOn w:val="DefaultParagraphFont"/>
    <w:rsid w:val="00B47780"/>
  </w:style>
  <w:style w:type="character" w:customStyle="1" w:styleId="citation-303">
    <w:name w:val="citation-303"/>
    <w:basedOn w:val="DefaultParagraphFont"/>
    <w:rsid w:val="00B47780"/>
  </w:style>
  <w:style w:type="character" w:customStyle="1" w:styleId="citation-302">
    <w:name w:val="citation-302"/>
    <w:basedOn w:val="DefaultParagraphFont"/>
    <w:rsid w:val="00B47780"/>
  </w:style>
  <w:style w:type="character" w:customStyle="1" w:styleId="citation-301">
    <w:name w:val="citation-301"/>
    <w:basedOn w:val="DefaultParagraphFont"/>
    <w:rsid w:val="00B47780"/>
  </w:style>
  <w:style w:type="character" w:customStyle="1" w:styleId="citation-300">
    <w:name w:val="citation-300"/>
    <w:basedOn w:val="DefaultParagraphFont"/>
    <w:rsid w:val="00B47780"/>
  </w:style>
  <w:style w:type="character" w:customStyle="1" w:styleId="citation-299">
    <w:name w:val="citation-299"/>
    <w:basedOn w:val="DefaultParagraphFont"/>
    <w:rsid w:val="00B47780"/>
  </w:style>
  <w:style w:type="character" w:customStyle="1" w:styleId="citation-298">
    <w:name w:val="citation-298"/>
    <w:basedOn w:val="DefaultParagraphFont"/>
    <w:rsid w:val="00B47780"/>
  </w:style>
  <w:style w:type="character" w:customStyle="1" w:styleId="citation-297">
    <w:name w:val="citation-297"/>
    <w:basedOn w:val="DefaultParagraphFont"/>
    <w:rsid w:val="00B47780"/>
  </w:style>
  <w:style w:type="character" w:customStyle="1" w:styleId="citation-295">
    <w:name w:val="citation-295"/>
    <w:basedOn w:val="DefaultParagraphFont"/>
    <w:rsid w:val="00B47780"/>
  </w:style>
  <w:style w:type="character" w:customStyle="1" w:styleId="citation-293">
    <w:name w:val="citation-293"/>
    <w:basedOn w:val="DefaultParagraphFont"/>
    <w:rsid w:val="00B47780"/>
  </w:style>
  <w:style w:type="character" w:customStyle="1" w:styleId="citation-291">
    <w:name w:val="citation-291"/>
    <w:basedOn w:val="DefaultParagraphFont"/>
    <w:rsid w:val="00B47780"/>
  </w:style>
  <w:style w:type="character" w:customStyle="1" w:styleId="citation-289">
    <w:name w:val="citation-289"/>
    <w:basedOn w:val="DefaultParagraphFont"/>
    <w:rsid w:val="00B47780"/>
  </w:style>
  <w:style w:type="character" w:customStyle="1" w:styleId="citation-287">
    <w:name w:val="citation-287"/>
    <w:basedOn w:val="DefaultParagraphFont"/>
    <w:rsid w:val="00B47780"/>
  </w:style>
  <w:style w:type="character" w:customStyle="1" w:styleId="citation-410">
    <w:name w:val="citation-410"/>
    <w:basedOn w:val="DefaultParagraphFont"/>
    <w:rsid w:val="00726553"/>
  </w:style>
  <w:style w:type="character" w:customStyle="1" w:styleId="citation-409">
    <w:name w:val="citation-409"/>
    <w:basedOn w:val="DefaultParagraphFont"/>
    <w:rsid w:val="00726553"/>
  </w:style>
  <w:style w:type="character" w:customStyle="1" w:styleId="citation-408">
    <w:name w:val="citation-408"/>
    <w:basedOn w:val="DefaultParagraphFont"/>
    <w:rsid w:val="00726553"/>
  </w:style>
  <w:style w:type="character" w:customStyle="1" w:styleId="citation-407">
    <w:name w:val="citation-407"/>
    <w:basedOn w:val="DefaultParagraphFont"/>
    <w:rsid w:val="00726553"/>
  </w:style>
  <w:style w:type="character" w:customStyle="1" w:styleId="citation-406">
    <w:name w:val="citation-406"/>
    <w:basedOn w:val="DefaultParagraphFont"/>
    <w:rsid w:val="00726553"/>
  </w:style>
  <w:style w:type="character" w:customStyle="1" w:styleId="citation-405">
    <w:name w:val="citation-405"/>
    <w:basedOn w:val="DefaultParagraphFont"/>
    <w:rsid w:val="00726553"/>
  </w:style>
  <w:style w:type="character" w:customStyle="1" w:styleId="citation-404">
    <w:name w:val="citation-404"/>
    <w:basedOn w:val="DefaultParagraphFont"/>
    <w:rsid w:val="00726553"/>
  </w:style>
  <w:style w:type="character" w:customStyle="1" w:styleId="citation-403">
    <w:name w:val="citation-403"/>
    <w:basedOn w:val="DefaultParagraphFont"/>
    <w:rsid w:val="00726553"/>
  </w:style>
  <w:style w:type="character" w:customStyle="1" w:styleId="citation-383">
    <w:name w:val="citation-383"/>
    <w:basedOn w:val="DefaultParagraphFont"/>
    <w:rsid w:val="001A7AB1"/>
  </w:style>
  <w:style w:type="character" w:customStyle="1" w:styleId="citation-382">
    <w:name w:val="citation-382"/>
    <w:basedOn w:val="DefaultParagraphFont"/>
    <w:rsid w:val="001A7AB1"/>
  </w:style>
  <w:style w:type="character" w:customStyle="1" w:styleId="citation-381">
    <w:name w:val="citation-381"/>
    <w:basedOn w:val="DefaultParagraphFont"/>
    <w:rsid w:val="001A7AB1"/>
  </w:style>
  <w:style w:type="character" w:customStyle="1" w:styleId="citation-380">
    <w:name w:val="citation-380"/>
    <w:basedOn w:val="DefaultParagraphFont"/>
    <w:rsid w:val="001A7AB1"/>
  </w:style>
  <w:style w:type="character" w:customStyle="1" w:styleId="citation-379">
    <w:name w:val="citation-379"/>
    <w:basedOn w:val="DefaultParagraphFont"/>
    <w:rsid w:val="001A7AB1"/>
  </w:style>
  <w:style w:type="character" w:customStyle="1" w:styleId="citation-378">
    <w:name w:val="citation-378"/>
    <w:basedOn w:val="DefaultParagraphFont"/>
    <w:rsid w:val="001A7AB1"/>
  </w:style>
  <w:style w:type="character" w:customStyle="1" w:styleId="citation-377">
    <w:name w:val="citation-377"/>
    <w:basedOn w:val="DefaultParagraphFont"/>
    <w:rsid w:val="001A7AB1"/>
  </w:style>
  <w:style w:type="character" w:customStyle="1" w:styleId="citation-376">
    <w:name w:val="citation-376"/>
    <w:basedOn w:val="DefaultParagraphFont"/>
    <w:rsid w:val="001A7AB1"/>
  </w:style>
  <w:style w:type="character" w:customStyle="1" w:styleId="citation-375">
    <w:name w:val="citation-375"/>
    <w:basedOn w:val="DefaultParagraphFont"/>
    <w:rsid w:val="001A7AB1"/>
  </w:style>
  <w:style w:type="character" w:customStyle="1" w:styleId="citation-374">
    <w:name w:val="citation-374"/>
    <w:basedOn w:val="DefaultParagraphFont"/>
    <w:rsid w:val="001A7AB1"/>
  </w:style>
  <w:style w:type="character" w:customStyle="1" w:styleId="citation-373">
    <w:name w:val="citation-373"/>
    <w:basedOn w:val="DefaultParagraphFont"/>
    <w:rsid w:val="001A7AB1"/>
  </w:style>
  <w:style w:type="character" w:customStyle="1" w:styleId="citation-414">
    <w:name w:val="citation-414"/>
    <w:basedOn w:val="DefaultParagraphFont"/>
    <w:rsid w:val="002A2471"/>
  </w:style>
  <w:style w:type="character" w:customStyle="1" w:styleId="citation-413">
    <w:name w:val="citation-413"/>
    <w:basedOn w:val="DefaultParagraphFont"/>
    <w:rsid w:val="002A2471"/>
  </w:style>
  <w:style w:type="character" w:customStyle="1" w:styleId="citation-412">
    <w:name w:val="citation-412"/>
    <w:basedOn w:val="DefaultParagraphFont"/>
    <w:rsid w:val="002A2471"/>
  </w:style>
  <w:style w:type="character" w:customStyle="1" w:styleId="citation-411">
    <w:name w:val="citation-411"/>
    <w:basedOn w:val="DefaultParagraphFont"/>
    <w:rsid w:val="002A2471"/>
  </w:style>
  <w:style w:type="character" w:styleId="HTMLCode">
    <w:name w:val="HTML Code"/>
    <w:basedOn w:val="DefaultParagraphFont"/>
    <w:uiPriority w:val="99"/>
    <w:semiHidden/>
    <w:unhideWhenUsed/>
    <w:rsid w:val="00F84E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8947">
      <w:bodyDiv w:val="1"/>
      <w:marLeft w:val="0"/>
      <w:marRight w:val="0"/>
      <w:marTop w:val="0"/>
      <w:marBottom w:val="0"/>
      <w:divBdr>
        <w:top w:val="none" w:sz="0" w:space="0" w:color="auto"/>
        <w:left w:val="none" w:sz="0" w:space="0" w:color="auto"/>
        <w:bottom w:val="none" w:sz="0" w:space="0" w:color="auto"/>
        <w:right w:val="none" w:sz="0" w:space="0" w:color="auto"/>
      </w:divBdr>
    </w:div>
    <w:div w:id="379550700">
      <w:bodyDiv w:val="1"/>
      <w:marLeft w:val="0"/>
      <w:marRight w:val="0"/>
      <w:marTop w:val="0"/>
      <w:marBottom w:val="0"/>
      <w:divBdr>
        <w:top w:val="none" w:sz="0" w:space="0" w:color="auto"/>
        <w:left w:val="none" w:sz="0" w:space="0" w:color="auto"/>
        <w:bottom w:val="none" w:sz="0" w:space="0" w:color="auto"/>
        <w:right w:val="none" w:sz="0" w:space="0" w:color="auto"/>
      </w:divBdr>
    </w:div>
    <w:div w:id="381055149">
      <w:bodyDiv w:val="1"/>
      <w:marLeft w:val="0"/>
      <w:marRight w:val="0"/>
      <w:marTop w:val="0"/>
      <w:marBottom w:val="0"/>
      <w:divBdr>
        <w:top w:val="none" w:sz="0" w:space="0" w:color="auto"/>
        <w:left w:val="none" w:sz="0" w:space="0" w:color="auto"/>
        <w:bottom w:val="none" w:sz="0" w:space="0" w:color="auto"/>
        <w:right w:val="none" w:sz="0" w:space="0" w:color="auto"/>
      </w:divBdr>
    </w:div>
    <w:div w:id="406850352">
      <w:bodyDiv w:val="1"/>
      <w:marLeft w:val="0"/>
      <w:marRight w:val="0"/>
      <w:marTop w:val="0"/>
      <w:marBottom w:val="0"/>
      <w:divBdr>
        <w:top w:val="none" w:sz="0" w:space="0" w:color="auto"/>
        <w:left w:val="none" w:sz="0" w:space="0" w:color="auto"/>
        <w:bottom w:val="none" w:sz="0" w:space="0" w:color="auto"/>
        <w:right w:val="none" w:sz="0" w:space="0" w:color="auto"/>
      </w:divBdr>
    </w:div>
    <w:div w:id="407390767">
      <w:bodyDiv w:val="1"/>
      <w:marLeft w:val="0"/>
      <w:marRight w:val="0"/>
      <w:marTop w:val="0"/>
      <w:marBottom w:val="0"/>
      <w:divBdr>
        <w:top w:val="none" w:sz="0" w:space="0" w:color="auto"/>
        <w:left w:val="none" w:sz="0" w:space="0" w:color="auto"/>
        <w:bottom w:val="none" w:sz="0" w:space="0" w:color="auto"/>
        <w:right w:val="none" w:sz="0" w:space="0" w:color="auto"/>
      </w:divBdr>
    </w:div>
    <w:div w:id="450518754">
      <w:bodyDiv w:val="1"/>
      <w:marLeft w:val="0"/>
      <w:marRight w:val="0"/>
      <w:marTop w:val="0"/>
      <w:marBottom w:val="0"/>
      <w:divBdr>
        <w:top w:val="none" w:sz="0" w:space="0" w:color="auto"/>
        <w:left w:val="none" w:sz="0" w:space="0" w:color="auto"/>
        <w:bottom w:val="none" w:sz="0" w:space="0" w:color="auto"/>
        <w:right w:val="none" w:sz="0" w:space="0" w:color="auto"/>
      </w:divBdr>
    </w:div>
    <w:div w:id="453524079">
      <w:bodyDiv w:val="1"/>
      <w:marLeft w:val="0"/>
      <w:marRight w:val="0"/>
      <w:marTop w:val="0"/>
      <w:marBottom w:val="0"/>
      <w:divBdr>
        <w:top w:val="none" w:sz="0" w:space="0" w:color="auto"/>
        <w:left w:val="none" w:sz="0" w:space="0" w:color="auto"/>
        <w:bottom w:val="none" w:sz="0" w:space="0" w:color="auto"/>
        <w:right w:val="none" w:sz="0" w:space="0" w:color="auto"/>
      </w:divBdr>
    </w:div>
    <w:div w:id="502864195">
      <w:bodyDiv w:val="1"/>
      <w:marLeft w:val="0"/>
      <w:marRight w:val="0"/>
      <w:marTop w:val="0"/>
      <w:marBottom w:val="0"/>
      <w:divBdr>
        <w:top w:val="none" w:sz="0" w:space="0" w:color="auto"/>
        <w:left w:val="none" w:sz="0" w:space="0" w:color="auto"/>
        <w:bottom w:val="none" w:sz="0" w:space="0" w:color="auto"/>
        <w:right w:val="none" w:sz="0" w:space="0" w:color="auto"/>
      </w:divBdr>
    </w:div>
    <w:div w:id="514995953">
      <w:bodyDiv w:val="1"/>
      <w:marLeft w:val="0"/>
      <w:marRight w:val="0"/>
      <w:marTop w:val="0"/>
      <w:marBottom w:val="0"/>
      <w:divBdr>
        <w:top w:val="none" w:sz="0" w:space="0" w:color="auto"/>
        <w:left w:val="none" w:sz="0" w:space="0" w:color="auto"/>
        <w:bottom w:val="none" w:sz="0" w:space="0" w:color="auto"/>
        <w:right w:val="none" w:sz="0" w:space="0" w:color="auto"/>
      </w:divBdr>
    </w:div>
    <w:div w:id="651177857">
      <w:bodyDiv w:val="1"/>
      <w:marLeft w:val="0"/>
      <w:marRight w:val="0"/>
      <w:marTop w:val="0"/>
      <w:marBottom w:val="0"/>
      <w:divBdr>
        <w:top w:val="none" w:sz="0" w:space="0" w:color="auto"/>
        <w:left w:val="none" w:sz="0" w:space="0" w:color="auto"/>
        <w:bottom w:val="none" w:sz="0" w:space="0" w:color="auto"/>
        <w:right w:val="none" w:sz="0" w:space="0" w:color="auto"/>
      </w:divBdr>
    </w:div>
    <w:div w:id="701780577">
      <w:bodyDiv w:val="1"/>
      <w:marLeft w:val="0"/>
      <w:marRight w:val="0"/>
      <w:marTop w:val="0"/>
      <w:marBottom w:val="0"/>
      <w:divBdr>
        <w:top w:val="none" w:sz="0" w:space="0" w:color="auto"/>
        <w:left w:val="none" w:sz="0" w:space="0" w:color="auto"/>
        <w:bottom w:val="none" w:sz="0" w:space="0" w:color="auto"/>
        <w:right w:val="none" w:sz="0" w:space="0" w:color="auto"/>
      </w:divBdr>
    </w:div>
    <w:div w:id="920606221">
      <w:bodyDiv w:val="1"/>
      <w:marLeft w:val="0"/>
      <w:marRight w:val="0"/>
      <w:marTop w:val="0"/>
      <w:marBottom w:val="0"/>
      <w:divBdr>
        <w:top w:val="none" w:sz="0" w:space="0" w:color="auto"/>
        <w:left w:val="none" w:sz="0" w:space="0" w:color="auto"/>
        <w:bottom w:val="none" w:sz="0" w:space="0" w:color="auto"/>
        <w:right w:val="none" w:sz="0" w:space="0" w:color="auto"/>
      </w:divBdr>
    </w:div>
    <w:div w:id="987637294">
      <w:bodyDiv w:val="1"/>
      <w:marLeft w:val="0"/>
      <w:marRight w:val="0"/>
      <w:marTop w:val="0"/>
      <w:marBottom w:val="0"/>
      <w:divBdr>
        <w:top w:val="none" w:sz="0" w:space="0" w:color="auto"/>
        <w:left w:val="none" w:sz="0" w:space="0" w:color="auto"/>
        <w:bottom w:val="none" w:sz="0" w:space="0" w:color="auto"/>
        <w:right w:val="none" w:sz="0" w:space="0" w:color="auto"/>
      </w:divBdr>
    </w:div>
    <w:div w:id="1090813456">
      <w:bodyDiv w:val="1"/>
      <w:marLeft w:val="0"/>
      <w:marRight w:val="0"/>
      <w:marTop w:val="0"/>
      <w:marBottom w:val="0"/>
      <w:divBdr>
        <w:top w:val="none" w:sz="0" w:space="0" w:color="auto"/>
        <w:left w:val="none" w:sz="0" w:space="0" w:color="auto"/>
        <w:bottom w:val="none" w:sz="0" w:space="0" w:color="auto"/>
        <w:right w:val="none" w:sz="0" w:space="0" w:color="auto"/>
      </w:divBdr>
    </w:div>
    <w:div w:id="1158888074">
      <w:bodyDiv w:val="1"/>
      <w:marLeft w:val="0"/>
      <w:marRight w:val="0"/>
      <w:marTop w:val="0"/>
      <w:marBottom w:val="0"/>
      <w:divBdr>
        <w:top w:val="none" w:sz="0" w:space="0" w:color="auto"/>
        <w:left w:val="none" w:sz="0" w:space="0" w:color="auto"/>
        <w:bottom w:val="none" w:sz="0" w:space="0" w:color="auto"/>
        <w:right w:val="none" w:sz="0" w:space="0" w:color="auto"/>
      </w:divBdr>
    </w:div>
    <w:div w:id="1302691358">
      <w:bodyDiv w:val="1"/>
      <w:marLeft w:val="0"/>
      <w:marRight w:val="0"/>
      <w:marTop w:val="0"/>
      <w:marBottom w:val="0"/>
      <w:divBdr>
        <w:top w:val="none" w:sz="0" w:space="0" w:color="auto"/>
        <w:left w:val="none" w:sz="0" w:space="0" w:color="auto"/>
        <w:bottom w:val="none" w:sz="0" w:space="0" w:color="auto"/>
        <w:right w:val="none" w:sz="0" w:space="0" w:color="auto"/>
      </w:divBdr>
    </w:div>
    <w:div w:id="1398821457">
      <w:bodyDiv w:val="1"/>
      <w:marLeft w:val="0"/>
      <w:marRight w:val="0"/>
      <w:marTop w:val="0"/>
      <w:marBottom w:val="0"/>
      <w:divBdr>
        <w:top w:val="none" w:sz="0" w:space="0" w:color="auto"/>
        <w:left w:val="none" w:sz="0" w:space="0" w:color="auto"/>
        <w:bottom w:val="none" w:sz="0" w:space="0" w:color="auto"/>
        <w:right w:val="none" w:sz="0" w:space="0" w:color="auto"/>
      </w:divBdr>
    </w:div>
    <w:div w:id="1524513557">
      <w:bodyDiv w:val="1"/>
      <w:marLeft w:val="0"/>
      <w:marRight w:val="0"/>
      <w:marTop w:val="0"/>
      <w:marBottom w:val="0"/>
      <w:divBdr>
        <w:top w:val="none" w:sz="0" w:space="0" w:color="auto"/>
        <w:left w:val="none" w:sz="0" w:space="0" w:color="auto"/>
        <w:bottom w:val="none" w:sz="0" w:space="0" w:color="auto"/>
        <w:right w:val="none" w:sz="0" w:space="0" w:color="auto"/>
      </w:divBdr>
    </w:div>
    <w:div w:id="1637026775">
      <w:bodyDiv w:val="1"/>
      <w:marLeft w:val="0"/>
      <w:marRight w:val="0"/>
      <w:marTop w:val="0"/>
      <w:marBottom w:val="0"/>
      <w:divBdr>
        <w:top w:val="none" w:sz="0" w:space="0" w:color="auto"/>
        <w:left w:val="none" w:sz="0" w:space="0" w:color="auto"/>
        <w:bottom w:val="none" w:sz="0" w:space="0" w:color="auto"/>
        <w:right w:val="none" w:sz="0" w:space="0" w:color="auto"/>
      </w:divBdr>
    </w:div>
    <w:div w:id="1775206373">
      <w:bodyDiv w:val="1"/>
      <w:marLeft w:val="0"/>
      <w:marRight w:val="0"/>
      <w:marTop w:val="0"/>
      <w:marBottom w:val="0"/>
      <w:divBdr>
        <w:top w:val="none" w:sz="0" w:space="0" w:color="auto"/>
        <w:left w:val="none" w:sz="0" w:space="0" w:color="auto"/>
        <w:bottom w:val="none" w:sz="0" w:space="0" w:color="auto"/>
        <w:right w:val="none" w:sz="0" w:space="0" w:color="auto"/>
      </w:divBdr>
    </w:div>
    <w:div w:id="1794515264">
      <w:bodyDiv w:val="1"/>
      <w:marLeft w:val="0"/>
      <w:marRight w:val="0"/>
      <w:marTop w:val="0"/>
      <w:marBottom w:val="0"/>
      <w:divBdr>
        <w:top w:val="none" w:sz="0" w:space="0" w:color="auto"/>
        <w:left w:val="none" w:sz="0" w:space="0" w:color="auto"/>
        <w:bottom w:val="none" w:sz="0" w:space="0" w:color="auto"/>
        <w:right w:val="none" w:sz="0" w:space="0" w:color="auto"/>
      </w:divBdr>
    </w:div>
    <w:div w:id="1888176387">
      <w:bodyDiv w:val="1"/>
      <w:marLeft w:val="0"/>
      <w:marRight w:val="0"/>
      <w:marTop w:val="0"/>
      <w:marBottom w:val="0"/>
      <w:divBdr>
        <w:top w:val="none" w:sz="0" w:space="0" w:color="auto"/>
        <w:left w:val="none" w:sz="0" w:space="0" w:color="auto"/>
        <w:bottom w:val="none" w:sz="0" w:space="0" w:color="auto"/>
        <w:right w:val="none" w:sz="0" w:space="0" w:color="auto"/>
      </w:divBdr>
    </w:div>
    <w:div w:id="1911575483">
      <w:bodyDiv w:val="1"/>
      <w:marLeft w:val="0"/>
      <w:marRight w:val="0"/>
      <w:marTop w:val="0"/>
      <w:marBottom w:val="0"/>
      <w:divBdr>
        <w:top w:val="none" w:sz="0" w:space="0" w:color="auto"/>
        <w:left w:val="none" w:sz="0" w:space="0" w:color="auto"/>
        <w:bottom w:val="none" w:sz="0" w:space="0" w:color="auto"/>
        <w:right w:val="none" w:sz="0" w:space="0" w:color="auto"/>
      </w:divBdr>
    </w:div>
    <w:div w:id="1931045283">
      <w:bodyDiv w:val="1"/>
      <w:marLeft w:val="0"/>
      <w:marRight w:val="0"/>
      <w:marTop w:val="0"/>
      <w:marBottom w:val="0"/>
      <w:divBdr>
        <w:top w:val="none" w:sz="0" w:space="0" w:color="auto"/>
        <w:left w:val="none" w:sz="0" w:space="0" w:color="auto"/>
        <w:bottom w:val="none" w:sz="0" w:space="0" w:color="auto"/>
        <w:right w:val="none" w:sz="0" w:space="0" w:color="auto"/>
      </w:divBdr>
    </w:div>
    <w:div w:id="2007704041">
      <w:bodyDiv w:val="1"/>
      <w:marLeft w:val="0"/>
      <w:marRight w:val="0"/>
      <w:marTop w:val="0"/>
      <w:marBottom w:val="0"/>
      <w:divBdr>
        <w:top w:val="none" w:sz="0" w:space="0" w:color="auto"/>
        <w:left w:val="none" w:sz="0" w:space="0" w:color="auto"/>
        <w:bottom w:val="none" w:sz="0" w:space="0" w:color="auto"/>
        <w:right w:val="none" w:sz="0" w:space="0" w:color="auto"/>
      </w:divBdr>
    </w:div>
    <w:div w:id="2034112598">
      <w:bodyDiv w:val="1"/>
      <w:marLeft w:val="0"/>
      <w:marRight w:val="0"/>
      <w:marTop w:val="0"/>
      <w:marBottom w:val="0"/>
      <w:divBdr>
        <w:top w:val="none" w:sz="0" w:space="0" w:color="auto"/>
        <w:left w:val="none" w:sz="0" w:space="0" w:color="auto"/>
        <w:bottom w:val="none" w:sz="0" w:space="0" w:color="auto"/>
        <w:right w:val="none" w:sz="0" w:space="0" w:color="auto"/>
      </w:divBdr>
    </w:div>
    <w:div w:id="2065787592">
      <w:bodyDiv w:val="1"/>
      <w:marLeft w:val="0"/>
      <w:marRight w:val="0"/>
      <w:marTop w:val="0"/>
      <w:marBottom w:val="0"/>
      <w:divBdr>
        <w:top w:val="none" w:sz="0" w:space="0" w:color="auto"/>
        <w:left w:val="none" w:sz="0" w:space="0" w:color="auto"/>
        <w:bottom w:val="none" w:sz="0" w:space="0" w:color="auto"/>
        <w:right w:val="none" w:sz="0" w:space="0" w:color="auto"/>
      </w:divBdr>
    </w:div>
    <w:div w:id="2097824281">
      <w:bodyDiv w:val="1"/>
      <w:marLeft w:val="0"/>
      <w:marRight w:val="0"/>
      <w:marTop w:val="0"/>
      <w:marBottom w:val="0"/>
      <w:divBdr>
        <w:top w:val="none" w:sz="0" w:space="0" w:color="auto"/>
        <w:left w:val="none" w:sz="0" w:space="0" w:color="auto"/>
        <w:bottom w:val="none" w:sz="0" w:space="0" w:color="auto"/>
        <w:right w:val="none" w:sz="0" w:space="0" w:color="auto"/>
      </w:divBdr>
    </w:div>
    <w:div w:id="2099789317">
      <w:bodyDiv w:val="1"/>
      <w:marLeft w:val="0"/>
      <w:marRight w:val="0"/>
      <w:marTop w:val="0"/>
      <w:marBottom w:val="0"/>
      <w:divBdr>
        <w:top w:val="none" w:sz="0" w:space="0" w:color="auto"/>
        <w:left w:val="none" w:sz="0" w:space="0" w:color="auto"/>
        <w:bottom w:val="none" w:sz="0" w:space="0" w:color="auto"/>
        <w:right w:val="none" w:sz="0" w:space="0" w:color="auto"/>
      </w:divBdr>
    </w:div>
    <w:div w:id="21069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EE69A-A6E6-4587-BD7A-D9D4A9D4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31</Pages>
  <Words>4445</Words>
  <Characters>25338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okta</dc:creator>
  <cp:keywords/>
  <dc:description/>
  <cp:lastModifiedBy>Botan</cp:lastModifiedBy>
  <cp:revision>35</cp:revision>
  <cp:lastPrinted>2026-03-24T10:00:00Z</cp:lastPrinted>
  <dcterms:created xsi:type="dcterms:W3CDTF">2026-03-12T15:24:00Z</dcterms:created>
  <dcterms:modified xsi:type="dcterms:W3CDTF">2026-03-24T11:43:00Z</dcterms:modified>
</cp:coreProperties>
</file>